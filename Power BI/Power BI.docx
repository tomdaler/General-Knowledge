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321B4" w14:textId="0966AEB6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>
        <w:rPr>
          <w:rStyle w:val="Strong"/>
          <w:rFonts w:ascii="Roboto" w:hAnsi="Roboto"/>
          <w:i/>
          <w:iCs/>
          <w:color w:val="EFF3F8"/>
          <w:sz w:val="21"/>
          <w:szCs w:val="21"/>
        </w:rPr>
        <w:t>Business Intelligence:</w:t>
      </w:r>
      <w:r>
        <w:rPr>
          <w:rFonts w:ascii="Roboto" w:hAnsi="Roboto"/>
          <w:color w:val="EFF3F8"/>
          <w:sz w:val="21"/>
          <w:szCs w:val="21"/>
        </w:rPr>
        <w:t xml:space="preserve"> Es la </w:t>
      </w:r>
      <w:proofErr w:type="spellStart"/>
      <w:r>
        <w:rPr>
          <w:rFonts w:ascii="Roboto" w:hAnsi="Roboto"/>
          <w:color w:val="EFF3F8"/>
          <w:sz w:val="21"/>
          <w:szCs w:val="21"/>
        </w:rPr>
        <w:t>habilidad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transformar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los </w:t>
      </w:r>
      <w:proofErr w:type="spellStart"/>
      <w:r>
        <w:rPr>
          <w:rFonts w:ascii="Roboto" w:hAnsi="Roboto"/>
          <w:color w:val="EFF3F8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e </w:t>
      </w:r>
      <w:proofErr w:type="spellStart"/>
      <w:r>
        <w:rPr>
          <w:rFonts w:ascii="Roboto" w:hAnsi="Roboto"/>
          <w:color w:val="EFF3F8"/>
          <w:sz w:val="21"/>
          <w:szCs w:val="21"/>
        </w:rPr>
        <w:t>información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y a </w:t>
      </w:r>
      <w:proofErr w:type="spellStart"/>
      <w:r>
        <w:rPr>
          <w:rFonts w:ascii="Roboto" w:hAnsi="Roboto"/>
          <w:color w:val="EFF3F8"/>
          <w:sz w:val="21"/>
          <w:szCs w:val="21"/>
        </w:rPr>
        <w:t>su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vez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esta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información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en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conocimiento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para </w:t>
      </w:r>
      <w:proofErr w:type="spellStart"/>
      <w:r>
        <w:rPr>
          <w:rFonts w:ascii="Roboto" w:hAnsi="Roboto"/>
          <w:color w:val="EFF3F8"/>
          <w:sz w:val="21"/>
          <w:szCs w:val="21"/>
        </w:rPr>
        <w:t>agilizar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el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tiempo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en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cuanto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a la </w:t>
      </w:r>
      <w:proofErr w:type="spellStart"/>
      <w:r>
        <w:rPr>
          <w:rFonts w:ascii="Roboto" w:hAnsi="Roboto"/>
          <w:color w:val="EFF3F8"/>
          <w:sz w:val="21"/>
          <w:szCs w:val="21"/>
        </w:rPr>
        <w:t>toma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decisiones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</w:p>
    <w:p w14:paraId="43492ED8" w14:textId="77777777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</w:p>
    <w:p w14:paraId="64F0EA9B" w14:textId="0D23EAA0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proofErr w:type="spellStart"/>
      <w:r w:rsidRPr="00FD70D7">
        <w:rPr>
          <w:rStyle w:val="Strong"/>
          <w:rFonts w:ascii="Roboto" w:hAnsi="Roboto"/>
          <w:b w:val="0"/>
          <w:bCs w:val="0"/>
          <w:color w:val="FFC000"/>
          <w:sz w:val="21"/>
          <w:szCs w:val="21"/>
        </w:rPr>
        <w:t>Flujo</w:t>
      </w:r>
      <w:proofErr w:type="spellEnd"/>
      <w:r w:rsidRPr="00FD70D7">
        <w:rPr>
          <w:rStyle w:val="Strong"/>
          <w:rFonts w:ascii="Roboto" w:hAnsi="Roboto"/>
          <w:b w:val="0"/>
          <w:bCs w:val="0"/>
          <w:color w:val="FFC000"/>
          <w:sz w:val="21"/>
          <w:szCs w:val="21"/>
        </w:rPr>
        <w:t xml:space="preserve"> de BI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 w:cs="Roboto"/>
          <w:color w:val="EFF3F8"/>
          <w:sz w:val="21"/>
          <w:szCs w:val="21"/>
        </w:rPr>
        <w:t> </w:t>
      </w:r>
      <w:r w:rsidRPr="008C38C2">
        <w:rPr>
          <w:rStyle w:val="Emphasis"/>
          <w:rFonts w:ascii="Roboto" w:hAnsi="Roboto"/>
          <w:b/>
          <w:bCs/>
          <w:color w:val="FFFF00"/>
          <w:sz w:val="21"/>
          <w:szCs w:val="21"/>
        </w:rPr>
        <w:t>ETL:</w:t>
      </w:r>
      <w:r w:rsidRPr="008C38C2">
        <w:rPr>
          <w:rFonts w:ascii="Roboto" w:hAnsi="Roboto"/>
          <w:color w:val="FFFF00"/>
          <w:sz w:val="21"/>
          <w:szCs w:val="21"/>
        </w:rPr>
        <w:t> </w:t>
      </w:r>
      <w:proofErr w:type="spellStart"/>
      <w:r>
        <w:rPr>
          <w:rFonts w:ascii="Roboto" w:hAnsi="Roboto"/>
          <w:color w:val="EFF3F8"/>
          <w:sz w:val="21"/>
          <w:szCs w:val="21"/>
        </w:rPr>
        <w:t>Extracción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EFF3F8"/>
          <w:sz w:val="21"/>
          <w:szCs w:val="21"/>
        </w:rPr>
        <w:t>consolidación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fuentes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EFF3F8"/>
          <w:sz w:val="21"/>
          <w:szCs w:val="21"/>
        </w:rPr>
        <w:t>limpieza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y </w:t>
      </w:r>
      <w:proofErr w:type="spellStart"/>
      <w:r>
        <w:rPr>
          <w:rFonts w:ascii="Roboto" w:hAnsi="Roboto"/>
          <w:color w:val="EFF3F8"/>
          <w:sz w:val="21"/>
          <w:szCs w:val="21"/>
        </w:rPr>
        <w:t>transformación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 w:cs="Roboto"/>
          <w:color w:val="EFF3F8"/>
          <w:sz w:val="21"/>
          <w:szCs w:val="21"/>
        </w:rPr>
        <w:t> </w:t>
      </w:r>
      <w:proofErr w:type="spellStart"/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>Modelado</w:t>
      </w:r>
      <w:proofErr w:type="spellEnd"/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>:</w:t>
      </w:r>
      <w:r w:rsidRPr="008C38C2">
        <w:rPr>
          <w:rFonts w:ascii="Roboto" w:hAnsi="Roboto"/>
          <w:color w:val="FFFF00"/>
          <w:sz w:val="21"/>
          <w:szCs w:val="21"/>
        </w:rPr>
        <w:t> </w:t>
      </w:r>
      <w:proofErr w:type="spellStart"/>
      <w:r>
        <w:rPr>
          <w:rFonts w:ascii="Roboto" w:hAnsi="Roboto"/>
          <w:color w:val="EFF3F8"/>
          <w:sz w:val="21"/>
          <w:szCs w:val="21"/>
        </w:rPr>
        <w:t>Relaciones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EFF3F8"/>
          <w:sz w:val="21"/>
          <w:szCs w:val="21"/>
        </w:rPr>
        <w:t>indicadores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EFF3F8"/>
          <w:sz w:val="21"/>
          <w:szCs w:val="21"/>
        </w:rPr>
        <w:t>optimización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. Responder las </w:t>
      </w:r>
      <w:proofErr w:type="spellStart"/>
      <w:r>
        <w:rPr>
          <w:rFonts w:ascii="Roboto" w:hAnsi="Roboto"/>
          <w:color w:val="EFF3F8"/>
          <w:sz w:val="21"/>
          <w:szCs w:val="21"/>
        </w:rPr>
        <w:t>preguntas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negocios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 w:cs="Roboto"/>
          <w:color w:val="EFF3F8"/>
          <w:sz w:val="21"/>
          <w:szCs w:val="21"/>
        </w:rPr>
        <w:t> </w:t>
      </w:r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>Reporting</w:t>
      </w:r>
      <w:r>
        <w:rPr>
          <w:rStyle w:val="Strong"/>
          <w:rFonts w:ascii="Roboto" w:hAnsi="Roboto"/>
          <w:i/>
          <w:iCs/>
          <w:color w:val="EFF3F8"/>
          <w:sz w:val="21"/>
          <w:szCs w:val="21"/>
        </w:rPr>
        <w:t>:</w:t>
      </w:r>
      <w:r>
        <w:rPr>
          <w:rFonts w:ascii="Roboto" w:hAnsi="Roboto"/>
          <w:color w:val="EFF3F8"/>
          <w:sz w:val="21"/>
          <w:szCs w:val="21"/>
        </w:rPr>
        <w:t> </w:t>
      </w:r>
      <w:proofErr w:type="spellStart"/>
      <w:r>
        <w:rPr>
          <w:rFonts w:ascii="Roboto" w:hAnsi="Roboto"/>
          <w:color w:val="EFF3F8"/>
          <w:sz w:val="21"/>
          <w:szCs w:val="21"/>
        </w:rPr>
        <w:t>Visualización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EFF3F8"/>
          <w:sz w:val="21"/>
          <w:szCs w:val="21"/>
        </w:rPr>
        <w:t>reportes</w:t>
      </w:r>
      <w:proofErr w:type="spellEnd"/>
      <w:r>
        <w:rPr>
          <w:rFonts w:ascii="Roboto" w:hAnsi="Roboto"/>
          <w:color w:val="EFF3F8"/>
          <w:sz w:val="21"/>
          <w:szCs w:val="21"/>
        </w:rPr>
        <w:t>, dashboards, storytelling. (Power BI, Tableau)</w:t>
      </w:r>
    </w:p>
    <w:p w14:paraId="5E16004F" w14:textId="77777777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Style w:val="Emphasis"/>
          <w:rFonts w:ascii="Roboto" w:hAnsi="Roboto"/>
          <w:b/>
          <w:bCs/>
          <w:color w:val="EFF3F8"/>
          <w:sz w:val="21"/>
          <w:szCs w:val="21"/>
        </w:rPr>
      </w:pPr>
    </w:p>
    <w:p w14:paraId="09652297" w14:textId="64B1049F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 w:rsidRPr="008C38C2">
        <w:rPr>
          <w:rStyle w:val="Emphasis"/>
          <w:rFonts w:ascii="Roboto" w:hAnsi="Roboto"/>
          <w:b/>
          <w:bCs/>
          <w:color w:val="FFFF00"/>
          <w:sz w:val="21"/>
          <w:szCs w:val="21"/>
        </w:rPr>
        <w:t>Power BI</w:t>
      </w:r>
      <w:r>
        <w:rPr>
          <w:rStyle w:val="Emphasis"/>
          <w:rFonts w:ascii="Roboto" w:hAnsi="Roboto"/>
          <w:b/>
          <w:bCs/>
          <w:color w:val="EFF3F8"/>
          <w:sz w:val="21"/>
          <w:szCs w:val="21"/>
        </w:rPr>
        <w:t>:</w:t>
      </w:r>
      <w:r>
        <w:rPr>
          <w:rFonts w:ascii="Roboto" w:hAnsi="Roboto"/>
          <w:color w:val="EFF3F8"/>
          <w:sz w:val="21"/>
          <w:szCs w:val="21"/>
        </w:rPr>
        <w:t xml:space="preserve"> Es una </w:t>
      </w:r>
      <w:proofErr w:type="spellStart"/>
      <w:r>
        <w:rPr>
          <w:rFonts w:ascii="Roboto" w:hAnsi="Roboto"/>
          <w:color w:val="EFF3F8"/>
          <w:sz w:val="21"/>
          <w:szCs w:val="21"/>
        </w:rPr>
        <w:t>solución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integral de BI, que </w:t>
      </w:r>
      <w:proofErr w:type="spellStart"/>
      <w:r>
        <w:rPr>
          <w:rFonts w:ascii="Roboto" w:hAnsi="Roboto"/>
          <w:color w:val="EFF3F8"/>
          <w:sz w:val="21"/>
          <w:szCs w:val="21"/>
        </w:rPr>
        <w:t>proporciona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una vista </w:t>
      </w:r>
      <w:proofErr w:type="spellStart"/>
      <w:r>
        <w:rPr>
          <w:rFonts w:ascii="Roboto" w:hAnsi="Roboto"/>
          <w:color w:val="EFF3F8"/>
          <w:sz w:val="21"/>
          <w:szCs w:val="21"/>
        </w:rPr>
        <w:t>detallada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los </w:t>
      </w:r>
      <w:proofErr w:type="spellStart"/>
      <w:r>
        <w:rPr>
          <w:rFonts w:ascii="Roboto" w:hAnsi="Roboto"/>
          <w:color w:val="EFF3F8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más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críticos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dentro de una </w:t>
      </w:r>
      <w:proofErr w:type="spellStart"/>
      <w:r>
        <w:rPr>
          <w:rFonts w:ascii="Roboto" w:hAnsi="Roboto"/>
          <w:color w:val="EFF3F8"/>
          <w:sz w:val="21"/>
          <w:szCs w:val="21"/>
        </w:rPr>
        <w:t>organización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</w:p>
    <w:p w14:paraId="3DF1E81A" w14:textId="77777777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Style w:val="Strong"/>
          <w:rFonts w:ascii="Roboto" w:hAnsi="Roboto"/>
          <w:color w:val="EFF3F8"/>
          <w:sz w:val="21"/>
          <w:szCs w:val="21"/>
        </w:rPr>
      </w:pPr>
    </w:p>
    <w:p w14:paraId="7F70F909" w14:textId="77777777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 w:rsidRPr="00FD70D7">
        <w:rPr>
          <w:rStyle w:val="Strong"/>
          <w:rFonts w:ascii="Roboto" w:hAnsi="Roboto"/>
          <w:color w:val="FFC000"/>
          <w:sz w:val="21"/>
          <w:szCs w:val="21"/>
        </w:rPr>
        <w:t xml:space="preserve">Suite de </w:t>
      </w:r>
      <w:proofErr w:type="spellStart"/>
      <w:r w:rsidRPr="00FD70D7">
        <w:rPr>
          <w:rStyle w:val="Strong"/>
          <w:rFonts w:ascii="Roboto" w:hAnsi="Roboto"/>
          <w:color w:val="FFC000"/>
          <w:sz w:val="21"/>
          <w:szCs w:val="21"/>
        </w:rPr>
        <w:t>Negocio</w:t>
      </w:r>
      <w:proofErr w:type="spellEnd"/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 w:cs="Roboto"/>
          <w:color w:val="EFF3F8"/>
          <w:sz w:val="21"/>
          <w:szCs w:val="21"/>
        </w:rPr>
        <w:t> </w:t>
      </w:r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>Power BI Desktop</w:t>
      </w:r>
      <w:r>
        <w:rPr>
          <w:rStyle w:val="Strong"/>
          <w:rFonts w:ascii="Roboto" w:hAnsi="Roboto"/>
          <w:i/>
          <w:iCs/>
          <w:color w:val="EFF3F8"/>
          <w:sz w:val="21"/>
          <w:szCs w:val="21"/>
        </w:rPr>
        <w:t>:</w:t>
      </w:r>
      <w:r>
        <w:rPr>
          <w:rFonts w:ascii="Roboto" w:hAnsi="Roboto"/>
          <w:color w:val="EFF3F8"/>
          <w:sz w:val="21"/>
          <w:szCs w:val="21"/>
        </w:rPr>
        <w:t> </w:t>
      </w:r>
      <w:proofErr w:type="spellStart"/>
      <w:r>
        <w:rPr>
          <w:rFonts w:ascii="Roboto" w:hAnsi="Roboto"/>
          <w:color w:val="EFF3F8"/>
          <w:sz w:val="21"/>
          <w:szCs w:val="21"/>
        </w:rPr>
        <w:t>Herramienta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escritorio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orientada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al </w:t>
      </w:r>
      <w:proofErr w:type="spellStart"/>
      <w:r>
        <w:rPr>
          <w:rFonts w:ascii="Roboto" w:hAnsi="Roboto"/>
          <w:color w:val="EFF3F8"/>
          <w:sz w:val="21"/>
          <w:szCs w:val="21"/>
        </w:rPr>
        <w:t>ambiente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desarrollo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que </w:t>
      </w:r>
      <w:proofErr w:type="spellStart"/>
      <w:r>
        <w:rPr>
          <w:rFonts w:ascii="Roboto" w:hAnsi="Roboto"/>
          <w:color w:val="EFF3F8"/>
          <w:sz w:val="21"/>
          <w:szCs w:val="21"/>
        </w:rPr>
        <w:t>permite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conectarte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a </w:t>
      </w:r>
      <w:proofErr w:type="spellStart"/>
      <w:r>
        <w:rPr>
          <w:rFonts w:ascii="Roboto" w:hAnsi="Roboto"/>
          <w:color w:val="EFF3F8"/>
          <w:sz w:val="21"/>
          <w:szCs w:val="21"/>
        </w:rPr>
        <w:t>diversas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fuentes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y </w:t>
      </w:r>
      <w:proofErr w:type="spellStart"/>
      <w:r>
        <w:rPr>
          <w:rFonts w:ascii="Roboto" w:hAnsi="Roboto"/>
          <w:color w:val="EFF3F8"/>
          <w:sz w:val="21"/>
          <w:szCs w:val="21"/>
        </w:rPr>
        <w:t>crear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reportes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</w:p>
    <w:p w14:paraId="50139E1E" w14:textId="41602F32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color w:val="EFF3F8"/>
          <w:sz w:val="21"/>
          <w:szCs w:val="21"/>
        </w:rPr>
      </w:pP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 w:cs="Roboto"/>
          <w:color w:val="EFF3F8"/>
          <w:sz w:val="21"/>
          <w:szCs w:val="21"/>
        </w:rPr>
        <w:t> </w:t>
      </w:r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 xml:space="preserve">Power BI Service </w:t>
      </w:r>
      <w:proofErr w:type="spellStart"/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>Service</w:t>
      </w:r>
      <w:proofErr w:type="spellEnd"/>
      <w:r>
        <w:rPr>
          <w:rStyle w:val="Strong"/>
          <w:rFonts w:ascii="Roboto" w:hAnsi="Roboto"/>
          <w:i/>
          <w:iCs/>
          <w:color w:val="EFF3F8"/>
          <w:sz w:val="21"/>
          <w:szCs w:val="21"/>
        </w:rPr>
        <w:t>:</w:t>
      </w:r>
      <w:r>
        <w:rPr>
          <w:rFonts w:ascii="Roboto" w:hAnsi="Roboto"/>
          <w:color w:val="EFF3F8"/>
          <w:sz w:val="21"/>
          <w:szCs w:val="21"/>
        </w:rPr>
        <w:t> </w:t>
      </w:r>
      <w:proofErr w:type="spellStart"/>
      <w:r>
        <w:rPr>
          <w:rFonts w:ascii="Roboto" w:hAnsi="Roboto"/>
          <w:color w:val="EFF3F8"/>
          <w:sz w:val="21"/>
          <w:szCs w:val="21"/>
        </w:rPr>
        <w:t>En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la </w:t>
      </w:r>
      <w:proofErr w:type="spellStart"/>
      <w:r>
        <w:rPr>
          <w:rFonts w:ascii="Roboto" w:hAnsi="Roboto"/>
          <w:color w:val="EFF3F8"/>
          <w:sz w:val="21"/>
          <w:szCs w:val="21"/>
        </w:rPr>
        <w:t>nube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que </w:t>
      </w:r>
      <w:proofErr w:type="spellStart"/>
      <w:r>
        <w:rPr>
          <w:rFonts w:ascii="Roboto" w:hAnsi="Roboto"/>
          <w:color w:val="EFF3F8"/>
          <w:sz w:val="21"/>
          <w:szCs w:val="21"/>
        </w:rPr>
        <w:t>permite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establecer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todo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el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ambiente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colaborativo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.</w:t>
      </w:r>
    </w:p>
    <w:p w14:paraId="07ECAC03" w14:textId="2C0ED524" w:rsidR="008C38C2" w:rsidRPr="00FD70D7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00B0F0"/>
          <w:sz w:val="21"/>
          <w:szCs w:val="21"/>
        </w:rPr>
      </w:pPr>
      <w:r>
        <w:rPr>
          <w:color w:val="EFF3F8"/>
          <w:sz w:val="21"/>
          <w:szCs w:val="21"/>
        </w:rPr>
        <w:t>●</w:t>
      </w:r>
      <w:r>
        <w:rPr>
          <w:rFonts w:ascii="Roboto" w:hAnsi="Roboto" w:cs="Roboto"/>
          <w:color w:val="EFF3F8"/>
          <w:sz w:val="21"/>
          <w:szCs w:val="21"/>
        </w:rPr>
        <w:t> </w:t>
      </w:r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>Power BI Mobile:</w:t>
      </w:r>
      <w:r w:rsidRPr="008C38C2">
        <w:rPr>
          <w:rFonts w:ascii="Roboto" w:hAnsi="Roboto"/>
          <w:color w:val="FFFF00"/>
          <w:sz w:val="21"/>
          <w:szCs w:val="21"/>
        </w:rPr>
        <w:t> </w:t>
      </w:r>
      <w:proofErr w:type="spellStart"/>
      <w:r>
        <w:rPr>
          <w:rFonts w:ascii="Roboto" w:hAnsi="Roboto"/>
          <w:color w:val="EFF3F8"/>
          <w:sz w:val="21"/>
          <w:szCs w:val="21"/>
        </w:rPr>
        <w:t>Aplicación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para </w:t>
      </w:r>
      <w:proofErr w:type="spellStart"/>
      <w:r>
        <w:rPr>
          <w:rFonts w:ascii="Roboto" w:hAnsi="Roboto"/>
          <w:color w:val="EFF3F8"/>
          <w:sz w:val="21"/>
          <w:szCs w:val="21"/>
        </w:rPr>
        <w:t>celular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que </w:t>
      </w:r>
      <w:proofErr w:type="spellStart"/>
      <w:r>
        <w:rPr>
          <w:rFonts w:ascii="Roboto" w:hAnsi="Roboto"/>
          <w:color w:val="EFF3F8"/>
          <w:sz w:val="21"/>
          <w:szCs w:val="21"/>
        </w:rPr>
        <w:t>permite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visualizar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e </w:t>
      </w:r>
      <w:proofErr w:type="spellStart"/>
      <w:r>
        <w:rPr>
          <w:rFonts w:ascii="Roboto" w:hAnsi="Roboto"/>
          <w:color w:val="EFF3F8"/>
          <w:sz w:val="21"/>
          <w:szCs w:val="21"/>
        </w:rPr>
        <w:t>interactuar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con un </w:t>
      </w:r>
      <w:proofErr w:type="spellStart"/>
      <w:r>
        <w:rPr>
          <w:rFonts w:ascii="Roboto" w:hAnsi="Roboto"/>
          <w:color w:val="EFF3F8"/>
          <w:sz w:val="21"/>
          <w:szCs w:val="21"/>
        </w:rPr>
        <w:t>informe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 w:rsidRPr="00FD70D7">
        <w:rPr>
          <w:rFonts w:ascii="Roboto" w:hAnsi="Roboto"/>
          <w:color w:val="00B0F0"/>
          <w:sz w:val="21"/>
          <w:szCs w:val="21"/>
        </w:rPr>
        <w:t>desde</w:t>
      </w:r>
      <w:proofErr w:type="spellEnd"/>
      <w:r w:rsidRPr="00FD70D7">
        <w:rPr>
          <w:rFonts w:ascii="Roboto" w:hAnsi="Roboto"/>
          <w:color w:val="00B0F0"/>
          <w:sz w:val="21"/>
          <w:szCs w:val="21"/>
        </w:rPr>
        <w:t xml:space="preserve"> </w:t>
      </w:r>
      <w:proofErr w:type="spellStart"/>
      <w:r w:rsidRPr="00FD70D7">
        <w:rPr>
          <w:rFonts w:ascii="Roboto" w:hAnsi="Roboto"/>
          <w:color w:val="00B0F0"/>
          <w:sz w:val="21"/>
          <w:szCs w:val="21"/>
        </w:rPr>
        <w:t>cualquier</w:t>
      </w:r>
      <w:proofErr w:type="spellEnd"/>
      <w:r w:rsidRPr="00FD70D7">
        <w:rPr>
          <w:rFonts w:ascii="Roboto" w:hAnsi="Roboto"/>
          <w:color w:val="00B0F0"/>
          <w:sz w:val="21"/>
          <w:szCs w:val="21"/>
        </w:rPr>
        <w:t xml:space="preserve"> </w:t>
      </w:r>
      <w:proofErr w:type="spellStart"/>
      <w:r w:rsidRPr="00FD70D7">
        <w:rPr>
          <w:rFonts w:ascii="Roboto" w:hAnsi="Roboto"/>
          <w:color w:val="00B0F0"/>
          <w:sz w:val="21"/>
          <w:szCs w:val="21"/>
        </w:rPr>
        <w:t>dispositivo</w:t>
      </w:r>
      <w:proofErr w:type="spellEnd"/>
      <w:r w:rsidRPr="00FD70D7">
        <w:rPr>
          <w:rFonts w:ascii="Roboto" w:hAnsi="Roboto"/>
          <w:color w:val="00B0F0"/>
          <w:sz w:val="21"/>
          <w:szCs w:val="21"/>
        </w:rPr>
        <w:t>.</w:t>
      </w:r>
    </w:p>
    <w:p w14:paraId="3FCCAC8C" w14:textId="77777777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Style w:val="Strong"/>
          <w:rFonts w:ascii="Roboto" w:hAnsi="Roboto"/>
          <w:color w:val="EFF3F8"/>
          <w:sz w:val="21"/>
          <w:szCs w:val="21"/>
        </w:rPr>
      </w:pPr>
    </w:p>
    <w:p w14:paraId="1D8FA890" w14:textId="046207AA" w:rsidR="008C38C2" w:rsidRDefault="008C38C2" w:rsidP="008C38C2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proofErr w:type="spellStart"/>
      <w:r w:rsidRPr="00FD70D7">
        <w:rPr>
          <w:rStyle w:val="Strong"/>
          <w:rFonts w:ascii="Roboto" w:hAnsi="Roboto"/>
          <w:color w:val="FFC000"/>
        </w:rPr>
        <w:t>Componentes</w:t>
      </w:r>
      <w:proofErr w:type="spellEnd"/>
      <w:r w:rsidRPr="00FD70D7">
        <w:rPr>
          <w:rStyle w:val="Strong"/>
          <w:rFonts w:ascii="Roboto" w:hAnsi="Roboto"/>
          <w:color w:val="FFC000"/>
        </w:rPr>
        <w:t xml:space="preserve"> de Power BI: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 w:cs="Roboto"/>
          <w:color w:val="EFF3F8"/>
          <w:sz w:val="21"/>
          <w:szCs w:val="21"/>
        </w:rPr>
        <w:t> </w:t>
      </w:r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 xml:space="preserve">Power Query </w:t>
      </w:r>
      <w:proofErr w:type="gramStart"/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 xml:space="preserve">ETL </w:t>
      </w:r>
      <w:r>
        <w:rPr>
          <w:rStyle w:val="Strong"/>
          <w:rFonts w:ascii="Roboto" w:hAnsi="Roboto"/>
          <w:i/>
          <w:iCs/>
          <w:color w:val="EFF3F8"/>
          <w:sz w:val="21"/>
          <w:szCs w:val="21"/>
        </w:rPr>
        <w:t>:</w:t>
      </w:r>
      <w:proofErr w:type="gramEnd"/>
      <w:r>
        <w:rPr>
          <w:rFonts w:ascii="Roboto" w:hAnsi="Roboto"/>
          <w:color w:val="EFF3F8"/>
          <w:sz w:val="21"/>
          <w:szCs w:val="21"/>
        </w:rPr>
        <w:t> </w:t>
      </w:r>
      <w:proofErr w:type="spellStart"/>
      <w:r>
        <w:rPr>
          <w:rFonts w:ascii="Roboto" w:hAnsi="Roboto"/>
          <w:color w:val="EFF3F8"/>
          <w:sz w:val="21"/>
          <w:szCs w:val="21"/>
        </w:rPr>
        <w:t>Extracción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EFF3F8"/>
          <w:sz w:val="21"/>
          <w:szCs w:val="21"/>
        </w:rPr>
        <w:t>transformación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y carga de los </w:t>
      </w:r>
      <w:proofErr w:type="spellStart"/>
      <w:r>
        <w:rPr>
          <w:rFonts w:ascii="Roboto" w:hAnsi="Roboto"/>
          <w:color w:val="EFF3F8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 w:cs="Roboto"/>
          <w:color w:val="EFF3F8"/>
          <w:sz w:val="21"/>
          <w:szCs w:val="21"/>
        </w:rPr>
        <w:t> </w:t>
      </w:r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 xml:space="preserve">Power Pivot(DAX) </w:t>
      </w:r>
      <w:proofErr w:type="spellStart"/>
      <w:r w:rsidRPr="008C38C2">
        <w:rPr>
          <w:rStyle w:val="Strong"/>
          <w:rFonts w:ascii="Roboto" w:hAnsi="Roboto"/>
          <w:i/>
          <w:iCs/>
          <w:color w:val="FFFF00"/>
          <w:sz w:val="21"/>
          <w:szCs w:val="21"/>
        </w:rPr>
        <w:t>Modelamiento</w:t>
      </w:r>
      <w:proofErr w:type="spellEnd"/>
      <w:r>
        <w:rPr>
          <w:rStyle w:val="Strong"/>
          <w:rFonts w:ascii="Roboto" w:hAnsi="Roboto"/>
          <w:i/>
          <w:iCs/>
          <w:color w:val="EFF3F8"/>
          <w:sz w:val="21"/>
          <w:szCs w:val="21"/>
        </w:rPr>
        <w:t>:</w:t>
      </w:r>
      <w:r>
        <w:rPr>
          <w:rFonts w:ascii="Roboto" w:hAnsi="Roboto"/>
          <w:color w:val="EFF3F8"/>
          <w:sz w:val="21"/>
          <w:szCs w:val="21"/>
        </w:rPr>
        <w:t xml:space="preserve"> Responder </w:t>
      </w:r>
      <w:proofErr w:type="spellStart"/>
      <w:r>
        <w:rPr>
          <w:rFonts w:ascii="Roboto" w:hAnsi="Roboto"/>
          <w:color w:val="EFF3F8"/>
          <w:sz w:val="21"/>
          <w:szCs w:val="21"/>
        </w:rPr>
        <w:t>todas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las </w:t>
      </w:r>
      <w:proofErr w:type="spellStart"/>
      <w:r>
        <w:rPr>
          <w:rFonts w:ascii="Roboto" w:hAnsi="Roboto"/>
          <w:color w:val="EFF3F8"/>
          <w:sz w:val="21"/>
          <w:szCs w:val="21"/>
        </w:rPr>
        <w:t>preguntas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negocio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</w:p>
    <w:p w14:paraId="2B425C01" w14:textId="1BA5CF26" w:rsidR="006B5E33" w:rsidRDefault="006B5E33"/>
    <w:p w14:paraId="477B8AEA" w14:textId="77777777" w:rsidR="008C38C2" w:rsidRDefault="008C38C2" w:rsidP="008C38C2">
      <w:proofErr w:type="spellStart"/>
      <w:r>
        <w:t>Instalar</w:t>
      </w:r>
      <w:proofErr w:type="spellEnd"/>
      <w:r>
        <w:t xml:space="preserve"> Power BI</w:t>
      </w:r>
    </w:p>
    <w:p w14:paraId="4308AE03" w14:textId="4C832068" w:rsidR="008C38C2" w:rsidRDefault="008C38C2" w:rsidP="008C38C2">
      <w:r>
        <w:t>Power BI desktop download</w:t>
      </w:r>
    </w:p>
    <w:p w14:paraId="3FB04774" w14:textId="4B9C100A" w:rsidR="008C38C2" w:rsidRDefault="00346B94" w:rsidP="008C38C2">
      <w:r>
        <w:rPr>
          <w:noProof/>
        </w:rPr>
        <w:drawing>
          <wp:inline distT="0" distB="0" distL="0" distR="0" wp14:anchorId="12F8D724" wp14:editId="5363AB80">
            <wp:extent cx="6942406" cy="252552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307" cy="253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360F" w14:textId="4CC94B36" w:rsidR="00346B94" w:rsidRDefault="00346B94" w:rsidP="008C38C2">
      <w:r>
        <w:rPr>
          <w:noProof/>
        </w:rPr>
        <w:drawing>
          <wp:inline distT="0" distB="0" distL="0" distR="0" wp14:anchorId="151D6C13" wp14:editId="737D7247">
            <wp:extent cx="6858000" cy="1793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FE00" w14:textId="07B28307" w:rsidR="00346B94" w:rsidRPr="00346B94" w:rsidRDefault="00346B94" w:rsidP="00346B94">
      <w:pPr>
        <w:pStyle w:val="NormalWeb"/>
        <w:shd w:val="clear" w:color="auto" w:fill="24385B"/>
        <w:spacing w:before="0" w:beforeAutospacing="0" w:after="0" w:afterAutospacing="0"/>
        <w:rPr>
          <w:rStyle w:val="Strong"/>
          <w:rFonts w:ascii="Roboto" w:hAnsi="Roboto"/>
          <w:color w:val="FFFF00"/>
          <w:sz w:val="21"/>
          <w:szCs w:val="21"/>
        </w:rPr>
      </w:pPr>
      <w:proofErr w:type="spellStart"/>
      <w:r w:rsidRPr="00346B94">
        <w:rPr>
          <w:rStyle w:val="Strong"/>
          <w:rFonts w:ascii="Roboto" w:hAnsi="Roboto"/>
          <w:color w:val="FFFF00"/>
          <w:sz w:val="21"/>
          <w:szCs w:val="21"/>
        </w:rPr>
        <w:lastRenderedPageBreak/>
        <w:t>Arquitectura</w:t>
      </w:r>
      <w:proofErr w:type="spellEnd"/>
      <w:r w:rsidRPr="00346B94">
        <w:rPr>
          <w:rStyle w:val="Strong"/>
          <w:rFonts w:ascii="Roboto" w:hAnsi="Roboto"/>
          <w:color w:val="FFFF00"/>
          <w:sz w:val="21"/>
          <w:szCs w:val="21"/>
        </w:rPr>
        <w:t xml:space="preserve"> de Power BI</w:t>
      </w:r>
      <w:r w:rsidR="000C4BA4">
        <w:rPr>
          <w:rStyle w:val="Strong"/>
          <w:rFonts w:ascii="Roboto" w:hAnsi="Roboto"/>
          <w:color w:val="FFFF00"/>
          <w:sz w:val="21"/>
          <w:szCs w:val="21"/>
        </w:rPr>
        <w:t xml:space="preserve">, </w:t>
      </w:r>
      <w:proofErr w:type="spellStart"/>
      <w:r w:rsidR="000C4BA4">
        <w:rPr>
          <w:rStyle w:val="Strong"/>
          <w:rFonts w:ascii="Roboto" w:hAnsi="Roboto"/>
          <w:color w:val="FFFF00"/>
          <w:sz w:val="21"/>
          <w:szCs w:val="21"/>
        </w:rPr>
        <w:t>opciones</w:t>
      </w:r>
      <w:proofErr w:type="spellEnd"/>
    </w:p>
    <w:p w14:paraId="21C83A6D" w14:textId="77777777" w:rsidR="00346B94" w:rsidRPr="00346B94" w:rsidRDefault="00346B94" w:rsidP="00346B9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FFFF00"/>
          <w:sz w:val="21"/>
          <w:szCs w:val="21"/>
        </w:rPr>
      </w:pPr>
    </w:p>
    <w:p w14:paraId="5A5002D7" w14:textId="77777777" w:rsidR="00346B94" w:rsidRDefault="00346B94" w:rsidP="00346B9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proofErr w:type="spellStart"/>
      <w:r w:rsidRPr="00346B94">
        <w:rPr>
          <w:rStyle w:val="Emphasis"/>
          <w:rFonts w:ascii="Roboto" w:hAnsi="Roboto"/>
          <w:b/>
          <w:bCs/>
          <w:color w:val="FFFF00"/>
          <w:sz w:val="21"/>
          <w:szCs w:val="21"/>
        </w:rPr>
        <w:t>Arquitectura</w:t>
      </w:r>
      <w:proofErr w:type="spellEnd"/>
      <w:r w:rsidRPr="00346B94">
        <w:rPr>
          <w:rStyle w:val="Emphasis"/>
          <w:rFonts w:ascii="Roboto" w:hAnsi="Roboto"/>
          <w:b/>
          <w:bCs/>
          <w:color w:val="FFFF00"/>
          <w:sz w:val="21"/>
          <w:szCs w:val="21"/>
        </w:rPr>
        <w:t xml:space="preserve"> Power BI Free: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Incluye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1 GB de </w:t>
      </w:r>
      <w:proofErr w:type="spellStart"/>
      <w:r>
        <w:rPr>
          <w:rFonts w:ascii="Roboto" w:hAnsi="Roboto"/>
          <w:color w:val="EFF3F8"/>
          <w:sz w:val="21"/>
          <w:szCs w:val="21"/>
        </w:rPr>
        <w:t>almacenamiento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No se </w:t>
      </w:r>
      <w:proofErr w:type="spellStart"/>
      <w:r>
        <w:rPr>
          <w:rFonts w:ascii="Roboto" w:hAnsi="Roboto"/>
          <w:color w:val="EFF3F8"/>
          <w:sz w:val="21"/>
          <w:szCs w:val="21"/>
        </w:rPr>
        <w:t>puede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colaborar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con </w:t>
      </w:r>
      <w:proofErr w:type="spellStart"/>
      <w:r>
        <w:rPr>
          <w:rFonts w:ascii="Roboto" w:hAnsi="Roboto"/>
          <w:color w:val="EFF3F8"/>
          <w:sz w:val="21"/>
          <w:szCs w:val="21"/>
        </w:rPr>
        <w:t>otros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usuarios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manera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simult</w:t>
      </w:r>
      <w:r>
        <w:rPr>
          <w:rFonts w:ascii="Roboto" w:hAnsi="Roboto" w:cs="Roboto"/>
          <w:color w:val="EFF3F8"/>
          <w:sz w:val="21"/>
          <w:szCs w:val="21"/>
        </w:rPr>
        <w:t>á</w:t>
      </w:r>
      <w:r>
        <w:rPr>
          <w:rFonts w:ascii="Roboto" w:hAnsi="Roboto"/>
          <w:color w:val="EFF3F8"/>
          <w:sz w:val="21"/>
          <w:szCs w:val="21"/>
        </w:rPr>
        <w:t>nea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(</w:t>
      </w:r>
      <w:proofErr w:type="spellStart"/>
      <w:r>
        <w:rPr>
          <w:rFonts w:ascii="Roboto" w:hAnsi="Roboto"/>
          <w:color w:val="EFF3F8"/>
          <w:sz w:val="21"/>
          <w:szCs w:val="21"/>
        </w:rPr>
        <w:t>reportes</w:t>
      </w:r>
      <w:proofErr w:type="spellEnd"/>
      <w:r>
        <w:rPr>
          <w:rFonts w:ascii="Roboto" w:hAnsi="Roboto"/>
          <w:color w:val="EFF3F8"/>
          <w:sz w:val="21"/>
          <w:szCs w:val="21"/>
        </w:rPr>
        <w:t>, dashboards y dataset).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Para </w:t>
      </w:r>
      <w:proofErr w:type="spellStart"/>
      <w:r>
        <w:rPr>
          <w:rFonts w:ascii="Roboto" w:hAnsi="Roboto"/>
          <w:color w:val="EFF3F8"/>
          <w:sz w:val="21"/>
          <w:szCs w:val="21"/>
        </w:rPr>
        <w:t>compartir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reporte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solo es </w:t>
      </w:r>
      <w:proofErr w:type="spellStart"/>
      <w:r>
        <w:rPr>
          <w:rFonts w:ascii="Roboto" w:hAnsi="Roboto"/>
          <w:color w:val="EFF3F8"/>
          <w:sz w:val="21"/>
          <w:szCs w:val="21"/>
        </w:rPr>
        <w:t>posible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en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modo </w:t>
      </w:r>
      <w:proofErr w:type="spellStart"/>
      <w:r>
        <w:rPr>
          <w:rFonts w:ascii="Roboto" w:hAnsi="Roboto"/>
          <w:color w:val="EFF3F8"/>
          <w:sz w:val="21"/>
          <w:szCs w:val="21"/>
        </w:rPr>
        <w:t>p</w:t>
      </w:r>
      <w:r>
        <w:rPr>
          <w:rFonts w:ascii="Roboto" w:hAnsi="Roboto" w:cs="Roboto"/>
          <w:color w:val="EFF3F8"/>
          <w:sz w:val="21"/>
          <w:szCs w:val="21"/>
        </w:rPr>
        <w:t>ú</w:t>
      </w:r>
      <w:r>
        <w:rPr>
          <w:rFonts w:ascii="Roboto" w:hAnsi="Roboto"/>
          <w:color w:val="EFF3F8"/>
          <w:sz w:val="21"/>
          <w:szCs w:val="21"/>
        </w:rPr>
        <w:t>blico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</w:p>
    <w:p w14:paraId="65D95877" w14:textId="77777777" w:rsidR="00346B94" w:rsidRDefault="00346B94" w:rsidP="00346B94">
      <w:pPr>
        <w:pStyle w:val="NormalWeb"/>
        <w:shd w:val="clear" w:color="auto" w:fill="24385B"/>
        <w:spacing w:before="0" w:beforeAutospacing="0" w:after="0" w:afterAutospacing="0"/>
        <w:rPr>
          <w:rStyle w:val="Strong"/>
          <w:rFonts w:ascii="Roboto" w:hAnsi="Roboto"/>
          <w:i/>
          <w:iCs/>
          <w:color w:val="EFF3F8"/>
          <w:sz w:val="21"/>
          <w:szCs w:val="21"/>
        </w:rPr>
      </w:pPr>
    </w:p>
    <w:p w14:paraId="4A89DED3" w14:textId="1B9F9365" w:rsidR="00346B94" w:rsidRDefault="00346B94" w:rsidP="00346B9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proofErr w:type="spellStart"/>
      <w:r w:rsidRPr="00346B94">
        <w:rPr>
          <w:rStyle w:val="Strong"/>
          <w:rFonts w:ascii="Roboto" w:hAnsi="Roboto"/>
          <w:i/>
          <w:iCs/>
          <w:color w:val="FFFF00"/>
          <w:sz w:val="21"/>
          <w:szCs w:val="21"/>
        </w:rPr>
        <w:t>Arquitectura</w:t>
      </w:r>
      <w:proofErr w:type="spellEnd"/>
      <w:r w:rsidRPr="00346B94">
        <w:rPr>
          <w:rStyle w:val="Strong"/>
          <w:rFonts w:ascii="Roboto" w:hAnsi="Roboto"/>
          <w:i/>
          <w:iCs/>
          <w:color w:val="FFFF00"/>
          <w:sz w:val="21"/>
          <w:szCs w:val="21"/>
        </w:rPr>
        <w:t xml:space="preserve"> Power BI PRO:</w:t>
      </w:r>
      <w:r w:rsid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 xml:space="preserve"> ($10 </w:t>
      </w:r>
      <w:proofErr w:type="spellStart"/>
      <w:r w:rsid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mensual</w:t>
      </w:r>
      <w:proofErr w:type="spellEnd"/>
      <w:r w:rsid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)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Incluye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10 GB de </w:t>
      </w:r>
      <w:proofErr w:type="spellStart"/>
      <w:r>
        <w:rPr>
          <w:rFonts w:ascii="Roboto" w:hAnsi="Roboto"/>
          <w:color w:val="EFF3F8"/>
          <w:sz w:val="21"/>
          <w:szCs w:val="21"/>
        </w:rPr>
        <w:t>almacenamiento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Se </w:t>
      </w:r>
      <w:proofErr w:type="spellStart"/>
      <w:r>
        <w:rPr>
          <w:rFonts w:ascii="Roboto" w:hAnsi="Roboto"/>
          <w:color w:val="EFF3F8"/>
          <w:sz w:val="21"/>
          <w:szCs w:val="21"/>
        </w:rPr>
        <w:t>puede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compartir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con </w:t>
      </w:r>
      <w:proofErr w:type="spellStart"/>
      <w:r>
        <w:rPr>
          <w:rFonts w:ascii="Roboto" w:hAnsi="Roboto"/>
          <w:color w:val="EFF3F8"/>
          <w:sz w:val="21"/>
          <w:szCs w:val="21"/>
        </w:rPr>
        <w:t>usuarios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internos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siempre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que </w:t>
      </w:r>
      <w:proofErr w:type="spellStart"/>
      <w:r>
        <w:rPr>
          <w:rFonts w:ascii="Roboto" w:hAnsi="Roboto"/>
          <w:color w:val="EFF3F8"/>
          <w:sz w:val="21"/>
          <w:szCs w:val="21"/>
        </w:rPr>
        <w:t>tambi</w:t>
      </w:r>
      <w:r>
        <w:rPr>
          <w:rFonts w:ascii="Roboto" w:hAnsi="Roboto" w:cs="Roboto"/>
          <w:color w:val="EFF3F8"/>
          <w:sz w:val="21"/>
          <w:szCs w:val="21"/>
        </w:rPr>
        <w:t>é</w:t>
      </w:r>
      <w:r>
        <w:rPr>
          <w:rFonts w:ascii="Roboto" w:hAnsi="Roboto"/>
          <w:color w:val="EFF3F8"/>
          <w:sz w:val="21"/>
          <w:szCs w:val="21"/>
        </w:rPr>
        <w:t>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cuenten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con una </w:t>
      </w:r>
      <w:proofErr w:type="spellStart"/>
      <w:r>
        <w:rPr>
          <w:rFonts w:ascii="Roboto" w:hAnsi="Roboto"/>
          <w:color w:val="EFF3F8"/>
          <w:sz w:val="21"/>
          <w:szCs w:val="21"/>
        </w:rPr>
        <w:t>licencia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PRO.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Opci</w:t>
      </w:r>
      <w:r>
        <w:rPr>
          <w:rFonts w:ascii="Roboto" w:hAnsi="Roboto" w:cs="Roboto"/>
          <w:color w:val="EFF3F8"/>
          <w:sz w:val="21"/>
          <w:szCs w:val="21"/>
        </w:rPr>
        <w:t>ó</w:t>
      </w:r>
      <w:r>
        <w:rPr>
          <w:rFonts w:ascii="Roboto" w:hAnsi="Roboto"/>
          <w:color w:val="EFF3F8"/>
          <w:sz w:val="21"/>
          <w:szCs w:val="21"/>
        </w:rPr>
        <w:t>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puerta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enlace, </w:t>
      </w:r>
      <w:proofErr w:type="spellStart"/>
      <w:r>
        <w:rPr>
          <w:rFonts w:ascii="Roboto" w:hAnsi="Roboto"/>
          <w:color w:val="EFF3F8"/>
          <w:sz w:val="21"/>
          <w:szCs w:val="21"/>
        </w:rPr>
        <w:t>aplicaciones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y </w:t>
      </w:r>
      <w:proofErr w:type="spellStart"/>
      <w:r>
        <w:rPr>
          <w:rFonts w:ascii="Roboto" w:hAnsi="Roboto"/>
          <w:color w:val="EFF3F8"/>
          <w:sz w:val="21"/>
          <w:szCs w:val="21"/>
        </w:rPr>
        <w:t>recargas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r w:rsidRPr="000C4BA4">
        <w:rPr>
          <w:rFonts w:ascii="Roboto" w:hAnsi="Roboto"/>
          <w:color w:val="FFFF00"/>
          <w:sz w:val="21"/>
          <w:szCs w:val="21"/>
        </w:rPr>
        <w:t xml:space="preserve">hasta 8 </w:t>
      </w:r>
      <w:proofErr w:type="spellStart"/>
      <w:r w:rsidRPr="000C4BA4">
        <w:rPr>
          <w:rFonts w:ascii="Roboto" w:hAnsi="Roboto"/>
          <w:color w:val="FFFF00"/>
          <w:sz w:val="21"/>
          <w:szCs w:val="21"/>
        </w:rPr>
        <w:t>veces</w:t>
      </w:r>
      <w:proofErr w:type="spellEnd"/>
      <w:r w:rsidRPr="000C4BA4">
        <w:rPr>
          <w:rFonts w:ascii="Roboto" w:hAnsi="Roboto"/>
          <w:color w:val="FFFF00"/>
          <w:sz w:val="21"/>
          <w:szCs w:val="21"/>
        </w:rPr>
        <w:t xml:space="preserve"> </w:t>
      </w:r>
      <w:r>
        <w:rPr>
          <w:rFonts w:ascii="Roboto" w:hAnsi="Roboto"/>
          <w:color w:val="EFF3F8"/>
          <w:sz w:val="21"/>
          <w:szCs w:val="21"/>
        </w:rPr>
        <w:t>por día.</w:t>
      </w:r>
    </w:p>
    <w:p w14:paraId="1B9BCEE2" w14:textId="77777777" w:rsidR="00346B94" w:rsidRDefault="00346B94" w:rsidP="00346B94">
      <w:pPr>
        <w:pStyle w:val="NormalWeb"/>
        <w:shd w:val="clear" w:color="auto" w:fill="24385B"/>
        <w:spacing w:before="0" w:beforeAutospacing="0" w:after="0" w:afterAutospacing="0"/>
        <w:rPr>
          <w:rStyle w:val="Emphasis"/>
          <w:rFonts w:ascii="Roboto" w:hAnsi="Roboto"/>
          <w:b/>
          <w:bCs/>
          <w:color w:val="EFF3F8"/>
          <w:sz w:val="21"/>
          <w:szCs w:val="21"/>
        </w:rPr>
      </w:pPr>
    </w:p>
    <w:p w14:paraId="263633FF" w14:textId="0F2E6F6B" w:rsidR="00346B94" w:rsidRDefault="00346B94" w:rsidP="00346B9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proofErr w:type="spellStart"/>
      <w:r w:rsidRPr="00346B94">
        <w:rPr>
          <w:rStyle w:val="Emphasis"/>
          <w:rFonts w:ascii="Roboto" w:hAnsi="Roboto"/>
          <w:b/>
          <w:bCs/>
          <w:color w:val="FFFF00"/>
          <w:sz w:val="21"/>
          <w:szCs w:val="21"/>
        </w:rPr>
        <w:t>Arquitectura</w:t>
      </w:r>
      <w:proofErr w:type="spellEnd"/>
      <w:r w:rsidRPr="00346B94">
        <w:rPr>
          <w:rStyle w:val="Emphasis"/>
          <w:rFonts w:ascii="Roboto" w:hAnsi="Roboto"/>
          <w:b/>
          <w:bCs/>
          <w:color w:val="FFFF00"/>
          <w:sz w:val="21"/>
          <w:szCs w:val="21"/>
        </w:rPr>
        <w:t xml:space="preserve"> Power BI Premium:</w:t>
      </w:r>
      <w:r w:rsidR="000C4BA4">
        <w:rPr>
          <w:rStyle w:val="Emphasis"/>
          <w:rFonts w:ascii="Roboto" w:hAnsi="Roboto"/>
          <w:b/>
          <w:bCs/>
          <w:color w:val="FFFF00"/>
          <w:sz w:val="21"/>
          <w:szCs w:val="21"/>
        </w:rPr>
        <w:t xml:space="preserve"> ($5,000 </w:t>
      </w:r>
      <w:proofErr w:type="spellStart"/>
      <w:r w:rsidR="000C4BA4">
        <w:rPr>
          <w:rStyle w:val="Emphasis"/>
          <w:rFonts w:ascii="Roboto" w:hAnsi="Roboto"/>
          <w:b/>
          <w:bCs/>
          <w:color w:val="FFFF00"/>
          <w:sz w:val="21"/>
          <w:szCs w:val="21"/>
        </w:rPr>
        <w:t>mensual</w:t>
      </w:r>
      <w:proofErr w:type="spellEnd"/>
      <w:r w:rsidR="000C4BA4">
        <w:rPr>
          <w:rStyle w:val="Emphasis"/>
          <w:rFonts w:ascii="Roboto" w:hAnsi="Roboto"/>
          <w:b/>
          <w:bCs/>
          <w:color w:val="FFFF00"/>
          <w:sz w:val="21"/>
          <w:szCs w:val="21"/>
        </w:rPr>
        <w:t>)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Incluye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100 TB de </w:t>
      </w:r>
      <w:proofErr w:type="spellStart"/>
      <w:r>
        <w:rPr>
          <w:rFonts w:ascii="Roboto" w:hAnsi="Roboto"/>
          <w:color w:val="EFF3F8"/>
          <w:sz w:val="21"/>
          <w:szCs w:val="21"/>
        </w:rPr>
        <w:t>almacenamiento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Se </w:t>
      </w:r>
      <w:proofErr w:type="spellStart"/>
      <w:r>
        <w:rPr>
          <w:rFonts w:ascii="Roboto" w:hAnsi="Roboto"/>
          <w:color w:val="EFF3F8"/>
          <w:sz w:val="21"/>
          <w:szCs w:val="21"/>
        </w:rPr>
        <w:t>puede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compartir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con </w:t>
      </w:r>
      <w:proofErr w:type="spellStart"/>
      <w:r>
        <w:rPr>
          <w:rFonts w:ascii="Roboto" w:hAnsi="Roboto"/>
          <w:color w:val="EFF3F8"/>
          <w:sz w:val="21"/>
          <w:szCs w:val="21"/>
        </w:rPr>
        <w:t>usuarios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internos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sin la </w:t>
      </w:r>
      <w:proofErr w:type="spellStart"/>
      <w:r>
        <w:rPr>
          <w:rFonts w:ascii="Roboto" w:hAnsi="Roboto"/>
          <w:color w:val="EFF3F8"/>
          <w:sz w:val="21"/>
          <w:szCs w:val="21"/>
        </w:rPr>
        <w:t>necesidad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que </w:t>
      </w:r>
      <w:proofErr w:type="spellStart"/>
      <w:r>
        <w:rPr>
          <w:rFonts w:ascii="Roboto" w:hAnsi="Roboto"/>
          <w:color w:val="EFF3F8"/>
          <w:sz w:val="21"/>
          <w:szCs w:val="21"/>
        </w:rPr>
        <w:t>tengan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Power BI Pro.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Mayor </w:t>
      </w:r>
      <w:proofErr w:type="spellStart"/>
      <w:r>
        <w:rPr>
          <w:rFonts w:ascii="Roboto" w:hAnsi="Roboto"/>
          <w:color w:val="EFF3F8"/>
          <w:sz w:val="21"/>
          <w:szCs w:val="21"/>
        </w:rPr>
        <w:t>escalabilidad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y </w:t>
      </w:r>
      <w:proofErr w:type="spellStart"/>
      <w:r>
        <w:rPr>
          <w:rFonts w:ascii="Roboto" w:hAnsi="Roboto"/>
          <w:color w:val="EFF3F8"/>
          <w:sz w:val="21"/>
          <w:szCs w:val="21"/>
        </w:rPr>
        <w:t>rendimiento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que la </w:t>
      </w:r>
      <w:proofErr w:type="spellStart"/>
      <w:r>
        <w:rPr>
          <w:rFonts w:ascii="Roboto" w:hAnsi="Roboto"/>
          <w:color w:val="EFF3F8"/>
          <w:sz w:val="21"/>
          <w:szCs w:val="21"/>
        </w:rPr>
        <w:t>capacidad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compartida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en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Power BI Service.</w:t>
      </w:r>
      <w:r>
        <w:rPr>
          <w:rFonts w:ascii="Roboto" w:hAnsi="Roboto"/>
          <w:color w:val="EFF3F8"/>
          <w:sz w:val="21"/>
          <w:szCs w:val="21"/>
        </w:rPr>
        <w:br/>
      </w:r>
      <w:r>
        <w:rPr>
          <w:color w:val="EFF3F8"/>
          <w:sz w:val="21"/>
          <w:szCs w:val="21"/>
        </w:rPr>
        <w:t>●</w:t>
      </w:r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Opci</w:t>
      </w:r>
      <w:r>
        <w:rPr>
          <w:rFonts w:ascii="Roboto" w:hAnsi="Roboto" w:cs="Roboto"/>
          <w:color w:val="EFF3F8"/>
          <w:sz w:val="21"/>
          <w:szCs w:val="21"/>
        </w:rPr>
        <w:t>ó</w:t>
      </w:r>
      <w:r>
        <w:rPr>
          <w:rFonts w:ascii="Roboto" w:hAnsi="Roboto"/>
          <w:color w:val="EFF3F8"/>
          <w:sz w:val="21"/>
          <w:szCs w:val="21"/>
        </w:rPr>
        <w:t>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>
        <w:rPr>
          <w:rFonts w:ascii="Roboto" w:hAnsi="Roboto"/>
          <w:color w:val="EFF3F8"/>
          <w:sz w:val="21"/>
          <w:szCs w:val="21"/>
        </w:rPr>
        <w:t>puerta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enlace, </w:t>
      </w:r>
      <w:proofErr w:type="spellStart"/>
      <w:r>
        <w:rPr>
          <w:rFonts w:ascii="Roboto" w:hAnsi="Roboto"/>
          <w:color w:val="EFF3F8"/>
          <w:sz w:val="21"/>
          <w:szCs w:val="21"/>
        </w:rPr>
        <w:t>aplicaciones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y </w:t>
      </w:r>
      <w:proofErr w:type="spellStart"/>
      <w:r>
        <w:rPr>
          <w:rFonts w:ascii="Roboto" w:hAnsi="Roboto"/>
          <w:color w:val="EFF3F8"/>
          <w:sz w:val="21"/>
          <w:szCs w:val="21"/>
        </w:rPr>
        <w:t>recargas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r w:rsidRPr="000C4BA4">
        <w:rPr>
          <w:rFonts w:ascii="Roboto" w:hAnsi="Roboto"/>
          <w:color w:val="FFFF00"/>
          <w:sz w:val="21"/>
          <w:szCs w:val="21"/>
        </w:rPr>
        <w:t xml:space="preserve">hasta 48 </w:t>
      </w:r>
      <w:proofErr w:type="spellStart"/>
      <w:r w:rsidRPr="000C4BA4">
        <w:rPr>
          <w:rFonts w:ascii="Roboto" w:hAnsi="Roboto"/>
          <w:color w:val="FFFF00"/>
          <w:sz w:val="21"/>
          <w:szCs w:val="21"/>
        </w:rPr>
        <w:t>veces</w:t>
      </w:r>
      <w:proofErr w:type="spellEnd"/>
      <w:r w:rsidRPr="000C4BA4">
        <w:rPr>
          <w:rFonts w:ascii="Roboto" w:hAnsi="Roboto"/>
          <w:color w:val="FFFF00"/>
          <w:sz w:val="21"/>
          <w:szCs w:val="21"/>
        </w:rPr>
        <w:t xml:space="preserve"> </w:t>
      </w:r>
      <w:r>
        <w:rPr>
          <w:rFonts w:ascii="Roboto" w:hAnsi="Roboto"/>
          <w:color w:val="EFF3F8"/>
          <w:sz w:val="21"/>
          <w:szCs w:val="21"/>
        </w:rPr>
        <w:t>por d</w:t>
      </w:r>
      <w:r>
        <w:rPr>
          <w:rFonts w:ascii="Roboto" w:hAnsi="Roboto" w:cs="Roboto"/>
          <w:color w:val="EFF3F8"/>
          <w:sz w:val="21"/>
          <w:szCs w:val="21"/>
        </w:rPr>
        <w:t>í</w:t>
      </w:r>
      <w:r>
        <w:rPr>
          <w:rFonts w:ascii="Roboto" w:hAnsi="Roboto"/>
          <w:color w:val="EFF3F8"/>
          <w:sz w:val="21"/>
          <w:szCs w:val="21"/>
        </w:rPr>
        <w:t>a.</w:t>
      </w:r>
    </w:p>
    <w:p w14:paraId="61573D44" w14:textId="0375041D" w:rsidR="00346B94" w:rsidRDefault="00346B94" w:rsidP="008C38C2"/>
    <w:p w14:paraId="592CDBD2" w14:textId="77777777" w:rsidR="000C4BA4" w:rsidRPr="00FD70D7" w:rsidRDefault="000C4BA4" w:rsidP="000C4BA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FFC000"/>
        </w:rPr>
      </w:pPr>
      <w:proofErr w:type="spellStart"/>
      <w:ins w:id="0" w:author="Unknown">
        <w:r w:rsidRPr="00FD70D7">
          <w:rPr>
            <w:rStyle w:val="Strong"/>
            <w:rFonts w:ascii="Roboto" w:hAnsi="Roboto"/>
            <w:color w:val="FFC000"/>
          </w:rPr>
          <w:t>Tipos</w:t>
        </w:r>
        <w:proofErr w:type="spellEnd"/>
        <w:r w:rsidRPr="00FD70D7">
          <w:rPr>
            <w:rStyle w:val="Strong"/>
            <w:rFonts w:ascii="Roboto" w:hAnsi="Roboto"/>
            <w:color w:val="FFC000"/>
          </w:rPr>
          <w:t xml:space="preserve"> de </w:t>
        </w:r>
        <w:proofErr w:type="spellStart"/>
        <w:r w:rsidRPr="00FD70D7">
          <w:rPr>
            <w:rStyle w:val="Strong"/>
            <w:rFonts w:ascii="Roboto" w:hAnsi="Roboto"/>
            <w:color w:val="FFC000"/>
          </w:rPr>
          <w:t>conexiones</w:t>
        </w:r>
        <w:proofErr w:type="spellEnd"/>
        <w:r w:rsidRPr="00FD70D7">
          <w:rPr>
            <w:rStyle w:val="Strong"/>
            <w:rFonts w:ascii="Roboto" w:hAnsi="Roboto"/>
            <w:color w:val="FFC000"/>
          </w:rPr>
          <w:t>:</w:t>
        </w:r>
      </w:ins>
    </w:p>
    <w:p w14:paraId="28F9EA6C" w14:textId="7A6D2674" w:rsidR="000C4BA4" w:rsidRDefault="00FD70D7" w:rsidP="000C4BA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>
        <w:rPr>
          <w:rFonts w:ascii="Roboto" w:hAnsi="Roboto"/>
          <w:color w:val="EFF3F8"/>
          <w:sz w:val="21"/>
          <w:szCs w:val="21"/>
        </w:rPr>
        <w:t>A</w:t>
      </w:r>
      <w:r w:rsidR="000C4BA4">
        <w:rPr>
          <w:rFonts w:ascii="Roboto" w:hAnsi="Roboto"/>
          <w:color w:val="EFF3F8"/>
          <w:sz w:val="21"/>
          <w:szCs w:val="21"/>
        </w:rPr>
        <w:t xml:space="preserve"> gran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variedad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fuentes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datos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,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archivos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Excel, bases de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datos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en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SQL Server, sitios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en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la web.</w:t>
      </w:r>
    </w:p>
    <w:p w14:paraId="18EA70D0" w14:textId="77777777" w:rsidR="000C4BA4" w:rsidRDefault="000C4BA4" w:rsidP="000C4BA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</w:p>
    <w:p w14:paraId="4E64DBC5" w14:textId="1A196216" w:rsidR="000C4BA4" w:rsidRDefault="000C4BA4" w:rsidP="000C4BA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>
        <w:rPr>
          <w:rStyle w:val="Strong"/>
          <w:rFonts w:ascii="Roboto" w:hAnsi="Roboto"/>
          <w:color w:val="FFFF00"/>
          <w:sz w:val="21"/>
          <w:szCs w:val="21"/>
        </w:rPr>
        <w:t xml:space="preserve">Las mas </w:t>
      </w:r>
      <w:proofErr w:type="spellStart"/>
      <w:r>
        <w:rPr>
          <w:rStyle w:val="Strong"/>
          <w:rFonts w:ascii="Roboto" w:hAnsi="Roboto"/>
          <w:color w:val="FFFF00"/>
          <w:sz w:val="21"/>
          <w:szCs w:val="21"/>
        </w:rPr>
        <w:t>usadas</w:t>
      </w:r>
      <w:proofErr w:type="spellEnd"/>
      <w:r>
        <w:rPr>
          <w:rStyle w:val="Strong"/>
          <w:rFonts w:ascii="Roboto" w:hAnsi="Roboto"/>
          <w:color w:val="FFFF00"/>
          <w:sz w:val="21"/>
          <w:szCs w:val="21"/>
        </w:rPr>
        <w:t>:</w:t>
      </w:r>
      <w:r w:rsidRPr="000C4BA4">
        <w:rPr>
          <w:rFonts w:ascii="Roboto" w:hAnsi="Roboto"/>
          <w:color w:val="FFFF00"/>
          <w:sz w:val="21"/>
          <w:szCs w:val="21"/>
        </w:rPr>
        <w:br/>
      </w:r>
      <w:r w:rsidRPr="000C4BA4">
        <w:rPr>
          <w:color w:val="FFFF00"/>
          <w:sz w:val="21"/>
          <w:szCs w:val="21"/>
        </w:rPr>
        <w:t>●</w:t>
      </w:r>
      <w:r w:rsidRPr="000C4BA4">
        <w:rPr>
          <w:rFonts w:ascii="Roboto" w:hAnsi="Roboto" w:cs="Roboto"/>
          <w:color w:val="FFFF00"/>
          <w:sz w:val="21"/>
          <w:szCs w:val="21"/>
        </w:rPr>
        <w:t> </w:t>
      </w:r>
      <w:proofErr w:type="spellStart"/>
      <w:r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Importación</w:t>
      </w:r>
      <w:proofErr w:type="spellEnd"/>
      <w:r>
        <w:rPr>
          <w:rStyle w:val="Strong"/>
          <w:rFonts w:ascii="Roboto" w:hAnsi="Roboto"/>
          <w:i/>
          <w:iCs/>
          <w:color w:val="EFF3F8"/>
          <w:sz w:val="21"/>
          <w:szCs w:val="21"/>
        </w:rPr>
        <w:t>:</w:t>
      </w:r>
      <w:r>
        <w:rPr>
          <w:rFonts w:ascii="Roboto" w:hAnsi="Roboto"/>
          <w:color w:val="EFF3F8"/>
          <w:sz w:val="21"/>
          <w:szCs w:val="21"/>
        </w:rPr>
        <w:t xml:space="preserve"> Los </w:t>
      </w:r>
      <w:proofErr w:type="spellStart"/>
      <w:r>
        <w:rPr>
          <w:rFonts w:ascii="Roboto" w:hAnsi="Roboto"/>
          <w:color w:val="EFF3F8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se </w:t>
      </w:r>
      <w:proofErr w:type="spellStart"/>
      <w:r>
        <w:rPr>
          <w:rFonts w:ascii="Roboto" w:hAnsi="Roboto"/>
          <w:color w:val="EFF3F8"/>
          <w:sz w:val="21"/>
          <w:szCs w:val="21"/>
        </w:rPr>
        <w:t>copian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a </w:t>
      </w:r>
      <w:proofErr w:type="spellStart"/>
      <w:r>
        <w:rPr>
          <w:rFonts w:ascii="Roboto" w:hAnsi="Roboto"/>
          <w:color w:val="EFF3F8"/>
          <w:sz w:val="21"/>
          <w:szCs w:val="21"/>
        </w:rPr>
        <w:t>manera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local (replica) dentro del </w:t>
      </w:r>
      <w:proofErr w:type="spellStart"/>
      <w:r>
        <w:rPr>
          <w:rFonts w:ascii="Roboto" w:hAnsi="Roboto"/>
          <w:color w:val="EFF3F8"/>
          <w:sz w:val="21"/>
          <w:szCs w:val="21"/>
        </w:rPr>
        <w:t>modelo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de Power BI (es </w:t>
      </w:r>
      <w:proofErr w:type="spellStart"/>
      <w:r>
        <w:rPr>
          <w:rFonts w:ascii="Roboto" w:hAnsi="Roboto"/>
          <w:color w:val="EFF3F8"/>
          <w:sz w:val="21"/>
          <w:szCs w:val="21"/>
        </w:rPr>
        <w:t>el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tipo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más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común</w:t>
      </w:r>
      <w:proofErr w:type="spellEnd"/>
      <w:r>
        <w:rPr>
          <w:rFonts w:ascii="Roboto" w:hAnsi="Roboto"/>
          <w:color w:val="EFF3F8"/>
          <w:sz w:val="21"/>
          <w:szCs w:val="21"/>
        </w:rPr>
        <w:t>).</w:t>
      </w:r>
      <w:r w:rsidR="001E0EA5">
        <w:rPr>
          <w:rFonts w:ascii="Roboto" w:hAnsi="Roboto"/>
          <w:color w:val="EFF3F8"/>
          <w:sz w:val="21"/>
          <w:szCs w:val="21"/>
        </w:rPr>
        <w:t xml:space="preserve"> Para </w:t>
      </w:r>
      <w:proofErr w:type="spellStart"/>
      <w:r w:rsidR="001E0EA5">
        <w:rPr>
          <w:rFonts w:ascii="Roboto" w:hAnsi="Roboto"/>
          <w:color w:val="EFF3F8"/>
          <w:sz w:val="21"/>
          <w:szCs w:val="21"/>
        </w:rPr>
        <w:t>cualquier</w:t>
      </w:r>
      <w:proofErr w:type="spellEnd"/>
      <w:r w:rsidR="001E0EA5">
        <w:rPr>
          <w:rFonts w:ascii="Roboto" w:hAnsi="Roboto"/>
          <w:color w:val="EFF3F8"/>
          <w:sz w:val="21"/>
          <w:szCs w:val="21"/>
        </w:rPr>
        <w:t xml:space="preserve"> Fuente de </w:t>
      </w:r>
      <w:proofErr w:type="spellStart"/>
      <w:r w:rsidR="001E0EA5">
        <w:rPr>
          <w:rFonts w:ascii="Roboto" w:hAnsi="Roboto"/>
          <w:color w:val="EFF3F8"/>
          <w:sz w:val="21"/>
          <w:szCs w:val="21"/>
        </w:rPr>
        <w:t>informacion</w:t>
      </w:r>
      <w:proofErr w:type="spellEnd"/>
      <w:r w:rsidR="001E0EA5">
        <w:rPr>
          <w:rFonts w:ascii="Roboto" w:hAnsi="Roboto"/>
          <w:color w:val="EFF3F8"/>
          <w:sz w:val="21"/>
          <w:szCs w:val="21"/>
        </w:rPr>
        <w:t>.</w:t>
      </w:r>
      <w:r>
        <w:rPr>
          <w:rFonts w:ascii="Roboto" w:hAnsi="Roboto"/>
          <w:color w:val="EFF3F8"/>
          <w:sz w:val="21"/>
          <w:szCs w:val="21"/>
        </w:rPr>
        <w:br/>
      </w:r>
      <w:r w:rsidRPr="000C4BA4">
        <w:rPr>
          <w:color w:val="FFFF00"/>
          <w:sz w:val="21"/>
          <w:szCs w:val="21"/>
        </w:rPr>
        <w:t>●</w:t>
      </w:r>
      <w:r w:rsidRPr="000C4BA4">
        <w:rPr>
          <w:rFonts w:ascii="Roboto" w:hAnsi="Roboto" w:cs="Roboto"/>
          <w:color w:val="FFFF00"/>
          <w:sz w:val="21"/>
          <w:szCs w:val="21"/>
        </w:rPr>
        <w:t> </w:t>
      </w:r>
      <w:r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Direct Query</w:t>
      </w:r>
      <w:r>
        <w:rPr>
          <w:rStyle w:val="Strong"/>
          <w:rFonts w:ascii="Roboto" w:hAnsi="Roboto"/>
          <w:i/>
          <w:iCs/>
          <w:color w:val="EFF3F8"/>
          <w:sz w:val="21"/>
          <w:szCs w:val="21"/>
        </w:rPr>
        <w:t>:</w:t>
      </w:r>
      <w:r>
        <w:rPr>
          <w:rFonts w:ascii="Roboto" w:hAnsi="Roboto"/>
          <w:color w:val="EFF3F8"/>
          <w:sz w:val="21"/>
          <w:szCs w:val="21"/>
        </w:rPr>
        <w:t xml:space="preserve"> Los </w:t>
      </w:r>
      <w:proofErr w:type="spellStart"/>
      <w:r>
        <w:rPr>
          <w:rFonts w:ascii="Roboto" w:hAnsi="Roboto"/>
          <w:color w:val="EFF3F8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no se </w:t>
      </w:r>
      <w:proofErr w:type="spellStart"/>
      <w:r>
        <w:rPr>
          <w:rFonts w:ascii="Roboto" w:hAnsi="Roboto"/>
          <w:color w:val="EFF3F8"/>
          <w:sz w:val="21"/>
          <w:szCs w:val="21"/>
        </w:rPr>
        <w:t>copian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EFF3F8"/>
          <w:sz w:val="21"/>
          <w:szCs w:val="21"/>
        </w:rPr>
        <w:t>pues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cada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interacción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solicita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r w:rsidRPr="001E0EA5">
        <w:rPr>
          <w:rFonts w:ascii="Roboto" w:hAnsi="Roboto"/>
          <w:color w:val="FFFF00"/>
          <w:sz w:val="21"/>
          <w:szCs w:val="21"/>
        </w:rPr>
        <w:t xml:space="preserve">una consulta a la base de </w:t>
      </w:r>
      <w:proofErr w:type="spellStart"/>
      <w:r w:rsidRPr="001E0EA5">
        <w:rPr>
          <w:rFonts w:ascii="Roboto" w:hAnsi="Roboto"/>
          <w:color w:val="FFFF00"/>
          <w:sz w:val="21"/>
          <w:szCs w:val="21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</w:rPr>
        <w:t>.</w:t>
      </w:r>
      <w:r w:rsidR="001E0EA5">
        <w:rPr>
          <w:rFonts w:ascii="Roboto" w:hAnsi="Roboto"/>
          <w:color w:val="EFF3F8"/>
          <w:sz w:val="21"/>
          <w:szCs w:val="21"/>
        </w:rPr>
        <w:t xml:space="preserve"> Solo BD.</w:t>
      </w:r>
    </w:p>
    <w:p w14:paraId="5DE3A804" w14:textId="77777777" w:rsidR="001E0EA5" w:rsidRDefault="001E0EA5" w:rsidP="000C4BA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</w:p>
    <w:p w14:paraId="16A2F0A0" w14:textId="285C2AE3" w:rsidR="000C4BA4" w:rsidRDefault="001E0EA5" w:rsidP="000C4BA4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>
        <w:rPr>
          <w:rStyle w:val="Strong"/>
          <w:rFonts w:ascii="Roboto" w:hAnsi="Roboto"/>
          <w:color w:val="FFFF00"/>
          <w:sz w:val="21"/>
          <w:szCs w:val="21"/>
        </w:rPr>
        <w:t xml:space="preserve">Las </w:t>
      </w:r>
      <w:proofErr w:type="spellStart"/>
      <w:r>
        <w:rPr>
          <w:rStyle w:val="Strong"/>
          <w:rFonts w:ascii="Roboto" w:hAnsi="Roboto"/>
          <w:color w:val="FFFF00"/>
          <w:sz w:val="21"/>
          <w:szCs w:val="21"/>
        </w:rPr>
        <w:t>menos</w:t>
      </w:r>
      <w:proofErr w:type="spellEnd"/>
      <w:r>
        <w:rPr>
          <w:rStyle w:val="Strong"/>
          <w:rFonts w:ascii="Roboto" w:hAnsi="Roboto"/>
          <w:color w:val="FFFF00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FFFF00"/>
          <w:sz w:val="21"/>
          <w:szCs w:val="21"/>
        </w:rPr>
        <w:t>usadas</w:t>
      </w:r>
      <w:proofErr w:type="spellEnd"/>
      <w:r>
        <w:rPr>
          <w:rStyle w:val="Strong"/>
          <w:rFonts w:ascii="Roboto" w:hAnsi="Roboto"/>
          <w:color w:val="FFFF00"/>
          <w:sz w:val="21"/>
          <w:szCs w:val="21"/>
        </w:rPr>
        <w:t>:</w:t>
      </w:r>
      <w:r w:rsidRPr="000C4BA4">
        <w:rPr>
          <w:rFonts w:ascii="Roboto" w:hAnsi="Roboto"/>
          <w:color w:val="FFFF00"/>
          <w:sz w:val="21"/>
          <w:szCs w:val="21"/>
        </w:rPr>
        <w:br/>
      </w:r>
      <w:r w:rsidR="000C4BA4" w:rsidRPr="000C4BA4">
        <w:rPr>
          <w:color w:val="FFFF00"/>
          <w:sz w:val="21"/>
          <w:szCs w:val="21"/>
        </w:rPr>
        <w:t>●</w:t>
      </w:r>
      <w:r w:rsidR="000C4BA4" w:rsidRPr="000C4BA4">
        <w:rPr>
          <w:rFonts w:ascii="Roboto" w:hAnsi="Roboto" w:cs="Roboto"/>
          <w:color w:val="FFFF00"/>
          <w:sz w:val="21"/>
          <w:szCs w:val="21"/>
        </w:rPr>
        <w:t> </w:t>
      </w:r>
      <w:r w:rsidR="000C4BA4"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 xml:space="preserve">Live Connection o </w:t>
      </w:r>
      <w:proofErr w:type="spellStart"/>
      <w:r w:rsidR="000C4BA4"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Dinámica</w:t>
      </w:r>
      <w:proofErr w:type="spellEnd"/>
      <w:r w:rsidR="000C4BA4"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:</w:t>
      </w:r>
      <w:r w:rsidR="000C4BA4" w:rsidRPr="000C4BA4">
        <w:rPr>
          <w:rFonts w:ascii="Roboto" w:hAnsi="Roboto"/>
          <w:color w:val="FFFF00"/>
          <w:sz w:val="21"/>
          <w:szCs w:val="21"/>
        </w:rPr>
        <w:t> 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Lectura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desde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SSAS o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desde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un conjunto de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datos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de </w:t>
      </w:r>
      <w:r w:rsidR="000C4BA4" w:rsidRPr="001E0EA5">
        <w:rPr>
          <w:rFonts w:ascii="Roboto" w:hAnsi="Roboto"/>
          <w:color w:val="FFFF00"/>
          <w:sz w:val="21"/>
          <w:szCs w:val="21"/>
        </w:rPr>
        <w:t>Power BI Service</w:t>
      </w:r>
      <w:r w:rsidR="000C4BA4">
        <w:rPr>
          <w:rFonts w:ascii="Roboto" w:hAnsi="Roboto"/>
          <w:color w:val="EFF3F8"/>
          <w:sz w:val="21"/>
          <w:szCs w:val="21"/>
        </w:rPr>
        <w:t>.</w:t>
      </w:r>
      <w:r w:rsidR="000C4BA4">
        <w:rPr>
          <w:rFonts w:ascii="Roboto" w:hAnsi="Roboto"/>
          <w:color w:val="EFF3F8"/>
          <w:sz w:val="21"/>
          <w:szCs w:val="21"/>
        </w:rPr>
        <w:br/>
      </w:r>
      <w:r w:rsidR="000C4BA4" w:rsidRPr="000C4BA4">
        <w:rPr>
          <w:color w:val="FFFF00"/>
          <w:sz w:val="21"/>
          <w:szCs w:val="21"/>
        </w:rPr>
        <w:t>●</w:t>
      </w:r>
      <w:r w:rsidR="000C4BA4" w:rsidRPr="000C4BA4">
        <w:rPr>
          <w:rFonts w:ascii="Roboto" w:hAnsi="Roboto" w:cs="Roboto"/>
          <w:color w:val="FFFF00"/>
          <w:sz w:val="21"/>
          <w:szCs w:val="21"/>
        </w:rPr>
        <w:t> </w:t>
      </w:r>
      <w:proofErr w:type="spellStart"/>
      <w:r w:rsidR="000C4BA4"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Modelos</w:t>
      </w:r>
      <w:proofErr w:type="spellEnd"/>
      <w:r w:rsidR="000C4BA4"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 xml:space="preserve"> </w:t>
      </w:r>
      <w:proofErr w:type="spellStart"/>
      <w:r w:rsidR="000C4BA4"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Compuestos</w:t>
      </w:r>
      <w:proofErr w:type="spellEnd"/>
      <w:r w:rsidR="000C4BA4" w:rsidRPr="000C4BA4">
        <w:rPr>
          <w:rStyle w:val="Strong"/>
          <w:rFonts w:ascii="Roboto" w:hAnsi="Roboto"/>
          <w:i/>
          <w:iCs/>
          <w:color w:val="FFFF00"/>
          <w:sz w:val="21"/>
          <w:szCs w:val="21"/>
        </w:rPr>
        <w:t>:</w:t>
      </w:r>
      <w:r w:rsidR="000C4BA4" w:rsidRPr="000C4BA4">
        <w:rPr>
          <w:rFonts w:ascii="Roboto" w:hAnsi="Roboto"/>
          <w:color w:val="FFFF00"/>
          <w:sz w:val="21"/>
          <w:szCs w:val="21"/>
        </w:rPr>
        <w:t> 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Combina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las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tecnologías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de </w:t>
      </w:r>
      <w:proofErr w:type="spellStart"/>
      <w:r w:rsidR="000C4BA4">
        <w:rPr>
          <w:rFonts w:ascii="Roboto" w:hAnsi="Roboto"/>
          <w:color w:val="EFF3F8"/>
          <w:sz w:val="21"/>
          <w:szCs w:val="21"/>
        </w:rPr>
        <w:t>importación</w:t>
      </w:r>
      <w:proofErr w:type="spellEnd"/>
      <w:r w:rsidR="000C4BA4">
        <w:rPr>
          <w:rFonts w:ascii="Roboto" w:hAnsi="Roboto"/>
          <w:color w:val="EFF3F8"/>
          <w:sz w:val="21"/>
          <w:szCs w:val="21"/>
        </w:rPr>
        <w:t xml:space="preserve"> y Direct Query</w:t>
      </w:r>
      <w:r>
        <w:rPr>
          <w:rFonts w:ascii="Roboto" w:hAnsi="Roboto"/>
          <w:color w:val="EFF3F8"/>
          <w:sz w:val="21"/>
          <w:szCs w:val="21"/>
        </w:rPr>
        <w:t>, (</w:t>
      </w:r>
      <w:proofErr w:type="spellStart"/>
      <w:r>
        <w:rPr>
          <w:rFonts w:ascii="Roboto" w:hAnsi="Roboto"/>
          <w:color w:val="EFF3F8"/>
          <w:sz w:val="21"/>
          <w:szCs w:val="21"/>
        </w:rPr>
        <w:t>Combina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1, y 2) y </w:t>
      </w:r>
      <w:proofErr w:type="spellStart"/>
      <w:r>
        <w:rPr>
          <w:rFonts w:ascii="Roboto" w:hAnsi="Roboto"/>
          <w:color w:val="EFF3F8"/>
          <w:sz w:val="21"/>
          <w:szCs w:val="21"/>
          <w:shd w:val="clear" w:color="auto" w:fill="24385B"/>
        </w:rPr>
        <w:t>permite</w:t>
      </w:r>
      <w:proofErr w:type="spellEnd"/>
      <w:r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  <w:shd w:val="clear" w:color="auto" w:fill="24385B"/>
        </w:rPr>
        <w:t>utilizar</w:t>
      </w:r>
      <w:proofErr w:type="spellEnd"/>
      <w:r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  <w:shd w:val="clear" w:color="auto" w:fill="24385B"/>
        </w:rPr>
        <w:t>múltiples</w:t>
      </w:r>
      <w:proofErr w:type="spellEnd"/>
      <w:r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conjuntos de </w:t>
      </w:r>
      <w:proofErr w:type="spellStart"/>
      <w:r>
        <w:rPr>
          <w:rFonts w:ascii="Roboto" w:hAnsi="Roboto"/>
          <w:color w:val="EFF3F8"/>
          <w:sz w:val="21"/>
          <w:szCs w:val="21"/>
          <w:shd w:val="clear" w:color="auto" w:fill="24385B"/>
        </w:rPr>
        <w:t>datos</w:t>
      </w:r>
      <w:proofErr w:type="spellEnd"/>
      <w:r>
        <w:rPr>
          <w:rFonts w:ascii="Roboto" w:hAnsi="Roboto"/>
          <w:color w:val="EFF3F8"/>
          <w:sz w:val="21"/>
          <w:szCs w:val="21"/>
          <w:shd w:val="clear" w:color="auto" w:fill="24385B"/>
        </w:rPr>
        <w:t>.</w:t>
      </w:r>
    </w:p>
    <w:p w14:paraId="3B2B6E67" w14:textId="72E60417" w:rsidR="000C4BA4" w:rsidRDefault="000C4BA4" w:rsidP="008C38C2"/>
    <w:p w14:paraId="7D37E2B2" w14:textId="340534EE" w:rsidR="001E0EA5" w:rsidRDefault="00B72BF5" w:rsidP="008C38C2">
      <w:r>
        <w:rPr>
          <w:noProof/>
        </w:rPr>
        <w:drawing>
          <wp:inline distT="0" distB="0" distL="0" distR="0" wp14:anchorId="2BBAD98C" wp14:editId="02EE0B19">
            <wp:extent cx="5971735" cy="2691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29" cy="26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6EBE" w14:textId="54715B76" w:rsidR="00B72BF5" w:rsidRDefault="00B72BF5" w:rsidP="008C38C2">
      <w:r>
        <w:t xml:space="preserve">Si </w:t>
      </w:r>
      <w:proofErr w:type="spellStart"/>
      <w:r>
        <w:t>le da</w:t>
      </w:r>
      <w:proofErr w:type="spellEnd"/>
      <w:r>
        <w:t xml:space="preserve"> “Mas”</w:t>
      </w:r>
    </w:p>
    <w:p w14:paraId="1BCEA2B9" w14:textId="2EF7C228" w:rsidR="00B72BF5" w:rsidRDefault="00B72BF5" w:rsidP="008C38C2">
      <w:proofErr w:type="spellStart"/>
      <w:r>
        <w:t>Escoge</w:t>
      </w:r>
      <w:proofErr w:type="spellEnd"/>
      <w:r>
        <w:t xml:space="preserve"> por </w:t>
      </w:r>
      <w:proofErr w:type="spellStart"/>
      <w:r>
        <w:t>clasificacion</w:t>
      </w:r>
      <w:proofErr w:type="spellEnd"/>
    </w:p>
    <w:p w14:paraId="71E0415C" w14:textId="2BAE292F" w:rsidR="00B72BF5" w:rsidRDefault="00B72BF5" w:rsidP="008C38C2">
      <w:r>
        <w:rPr>
          <w:noProof/>
        </w:rPr>
        <w:lastRenderedPageBreak/>
        <w:drawing>
          <wp:inline distT="0" distB="0" distL="0" distR="0" wp14:anchorId="3BFA8F6C" wp14:editId="5D8EB2DE">
            <wp:extent cx="2032782" cy="148740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130" cy="149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A8EB" w14:textId="6C60EB20" w:rsidR="007646FE" w:rsidRDefault="007646FE" w:rsidP="008C38C2">
      <w:proofErr w:type="spellStart"/>
      <w:r>
        <w:t>Cargando</w:t>
      </w:r>
      <w:proofErr w:type="spellEnd"/>
      <w:r>
        <w:t xml:space="preserve"> una hoja excel</w:t>
      </w:r>
    </w:p>
    <w:p w14:paraId="3D4063E0" w14:textId="1E9F96E7" w:rsidR="007646FE" w:rsidRDefault="007646FE" w:rsidP="008C38C2">
      <w:r>
        <w:rPr>
          <w:noProof/>
        </w:rPr>
        <w:drawing>
          <wp:inline distT="0" distB="0" distL="0" distR="0" wp14:anchorId="1F862CD9" wp14:editId="7479AA01">
            <wp:extent cx="5591830" cy="396699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11" cy="39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CE7E" w14:textId="0A937831" w:rsidR="007646FE" w:rsidRDefault="007646FE" w:rsidP="008C38C2">
      <w:proofErr w:type="gramStart"/>
      <w:r>
        <w:t>Con</w:t>
      </w:r>
      <w:proofErr w:type="gramEnd"/>
      <w:r>
        <w:t xml:space="preserve"> excel lo </w:t>
      </w:r>
      <w:proofErr w:type="spellStart"/>
      <w:r>
        <w:t>haga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modo import, es </w:t>
      </w:r>
      <w:proofErr w:type="spellStart"/>
      <w:r>
        <w:t>decir</w:t>
      </w:r>
      <w:proofErr w:type="spellEnd"/>
      <w:r>
        <w:t xml:space="preserve">, </w:t>
      </w:r>
      <w:proofErr w:type="spellStart"/>
      <w:r>
        <w:t>hace</w:t>
      </w:r>
      <w:proofErr w:type="spellEnd"/>
      <w:r>
        <w:t xml:space="preserve"> una replica </w:t>
      </w:r>
      <w:proofErr w:type="spellStart"/>
      <w:r>
        <w:t>en</w:t>
      </w:r>
      <w:proofErr w:type="spellEnd"/>
      <w:r>
        <w:t xml:space="preserve"> my Power BI</w:t>
      </w:r>
    </w:p>
    <w:p w14:paraId="5676B376" w14:textId="15E22E6F" w:rsidR="007646FE" w:rsidRDefault="007646FE" w:rsidP="008C38C2">
      <w:r>
        <w:rPr>
          <w:noProof/>
        </w:rPr>
        <w:drawing>
          <wp:inline distT="0" distB="0" distL="0" distR="0" wp14:anchorId="7D88F5FF" wp14:editId="06042527">
            <wp:extent cx="6851015" cy="158940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C77C" w14:textId="76C4B2EE" w:rsidR="007646FE" w:rsidRDefault="007646FE" w:rsidP="008C38C2">
      <w:r>
        <w:t xml:space="preserve">Si </w:t>
      </w:r>
      <w:proofErr w:type="spellStart"/>
      <w:r>
        <w:t>cargamos</w:t>
      </w:r>
      <w:proofErr w:type="spellEnd"/>
      <w:r>
        <w:t xml:space="preserve"> Excel es con modo </w:t>
      </w:r>
      <w:proofErr w:type="spellStart"/>
      <w:r>
        <w:t>conexion</w:t>
      </w:r>
      <w:proofErr w:type="spellEnd"/>
      <w:r>
        <w:t xml:space="preserve"> “Import”</w:t>
      </w:r>
    </w:p>
    <w:p w14:paraId="64C7F492" w14:textId="6B3245C1" w:rsidR="007646FE" w:rsidRDefault="007646FE" w:rsidP="008C38C2">
      <w:r>
        <w:t xml:space="preserve">Si </w:t>
      </w:r>
      <w:proofErr w:type="spellStart"/>
      <w:r>
        <w:t>escogemos</w:t>
      </w:r>
      <w:proofErr w:type="spellEnd"/>
      <w:r>
        <w:t xml:space="preserve"> modo “Direct Query” </w:t>
      </w:r>
      <w:proofErr w:type="spellStart"/>
      <w:r>
        <w:t>debemos</w:t>
      </w:r>
      <w:proofErr w:type="spellEnd"/>
      <w:r>
        <w:t xml:space="preserve"> usar una base de </w:t>
      </w:r>
      <w:proofErr w:type="spellStart"/>
      <w:r>
        <w:t>datos</w:t>
      </w:r>
      <w:proofErr w:type="spellEnd"/>
    </w:p>
    <w:p w14:paraId="02AAF7C6" w14:textId="5FE6E9F7" w:rsidR="007646FE" w:rsidRDefault="007646FE" w:rsidP="008C38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80"/>
        <w:gridCol w:w="5010"/>
      </w:tblGrid>
      <w:tr w:rsidR="003A37D4" w14:paraId="5C43DBF8" w14:textId="77777777" w:rsidTr="003A37D4">
        <w:tc>
          <w:tcPr>
            <w:tcW w:w="5395" w:type="dxa"/>
          </w:tcPr>
          <w:p w14:paraId="04D93BAB" w14:textId="702B972D" w:rsidR="003A37D4" w:rsidRDefault="003A37D4" w:rsidP="008C38C2">
            <w:r>
              <w:rPr>
                <w:noProof/>
              </w:rPr>
              <w:lastRenderedPageBreak/>
              <w:drawing>
                <wp:inline distT="0" distB="0" distL="0" distR="0" wp14:anchorId="5353926E" wp14:editId="4825742E">
                  <wp:extent cx="3594295" cy="2358756"/>
                  <wp:effectExtent l="0" t="0" r="635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897" cy="2362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CD2C107" w14:textId="18ABFDC3" w:rsidR="003A37D4" w:rsidRDefault="003A37D4" w:rsidP="008C38C2">
            <w:r>
              <w:object w:dxaOrig="5532" w:dyaOrig="1908" w14:anchorId="2E3A6B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25pt;height:84.2pt" o:ole="">
                  <v:imagedata r:id="rId12" o:title=""/>
                </v:shape>
                <o:OLEObject Type="Embed" ProgID="PBrush" ShapeID="_x0000_i1025" DrawAspect="Content" ObjectID="_1703830425" r:id="rId13"/>
              </w:object>
            </w:r>
          </w:p>
        </w:tc>
      </w:tr>
    </w:tbl>
    <w:p w14:paraId="61CC330A" w14:textId="77777777" w:rsidR="003A37D4" w:rsidRDefault="003A37D4" w:rsidP="008C38C2"/>
    <w:p w14:paraId="45122F79" w14:textId="79A04D18" w:rsidR="003A37D4" w:rsidRDefault="003A37D4" w:rsidP="008C38C2">
      <w:proofErr w:type="spellStart"/>
      <w:r>
        <w:t>Busca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, y </w:t>
      </w:r>
      <w:proofErr w:type="spellStart"/>
      <w:r>
        <w:t>escoge</w:t>
      </w:r>
      <w:proofErr w:type="spellEnd"/>
      <w:r>
        <w:t xml:space="preserve"> table a </w:t>
      </w:r>
      <w:proofErr w:type="spellStart"/>
      <w:r>
        <w:t>cargar</w:t>
      </w:r>
      <w:proofErr w:type="spellEnd"/>
    </w:p>
    <w:p w14:paraId="15BA8BEE" w14:textId="7F373150" w:rsidR="003A37D4" w:rsidRDefault="003A37D4" w:rsidP="008C38C2">
      <w:r>
        <w:rPr>
          <w:noProof/>
        </w:rPr>
        <w:drawing>
          <wp:inline distT="0" distB="0" distL="0" distR="0" wp14:anchorId="041CE24A" wp14:editId="29234FC2">
            <wp:extent cx="2567305" cy="949325"/>
            <wp:effectExtent l="0" t="0" r="444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C7CC" w14:textId="20703ECC" w:rsidR="003A37D4" w:rsidRDefault="00487328" w:rsidP="008C38C2">
      <w:r>
        <w:t xml:space="preserve">Nos </w:t>
      </w:r>
      <w:proofErr w:type="spellStart"/>
      <w:r>
        <w:t>aparecen</w:t>
      </w:r>
      <w:proofErr w:type="spellEnd"/>
      <w:r>
        <w:t xml:space="preserve"> las </w:t>
      </w:r>
      <w:proofErr w:type="spellStart"/>
      <w:r>
        <w:t>tablas</w:t>
      </w:r>
      <w:proofErr w:type="spellEnd"/>
      <w:r>
        <w:t xml:space="preserve"> que </w:t>
      </w:r>
      <w:proofErr w:type="spellStart"/>
      <w:r>
        <w:t>cargamos</w:t>
      </w:r>
      <w:proofErr w:type="spellEnd"/>
      <w:r>
        <w:t xml:space="preserve">, una excel y </w:t>
      </w:r>
      <w:proofErr w:type="spellStart"/>
      <w:r>
        <w:t>otra</w:t>
      </w:r>
      <w:proofErr w:type="spellEnd"/>
      <w:r>
        <w:t xml:space="preserve"> de MS SQL</w:t>
      </w:r>
    </w:p>
    <w:p w14:paraId="0D25ED02" w14:textId="5A9F71D2" w:rsidR="00487328" w:rsidRDefault="00487328" w:rsidP="008C38C2">
      <w:r>
        <w:rPr>
          <w:noProof/>
        </w:rPr>
        <w:drawing>
          <wp:inline distT="0" distB="0" distL="0" distR="0" wp14:anchorId="03B0D0EC" wp14:editId="44232928">
            <wp:extent cx="42672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6DE4" w14:textId="758BFB54" w:rsidR="00487328" w:rsidRDefault="00487328" w:rsidP="008C38C2"/>
    <w:p w14:paraId="1635BF21" w14:textId="46115C4B" w:rsidR="00487328" w:rsidRDefault="00487328" w:rsidP="008C38C2">
      <w:r>
        <w:t>E.T.L.</w:t>
      </w:r>
    </w:p>
    <w:p w14:paraId="230E75C0" w14:textId="122594E8" w:rsidR="00487328" w:rsidRDefault="00487328" w:rsidP="008C38C2">
      <w:r>
        <w:t xml:space="preserve">Lo </w:t>
      </w:r>
      <w:proofErr w:type="spellStart"/>
      <w:r>
        <w:t>hacemos</w:t>
      </w:r>
      <w:proofErr w:type="spellEnd"/>
      <w:r>
        <w:t xml:space="preserve"> con Power Query</w:t>
      </w:r>
    </w:p>
    <w:p w14:paraId="010D2A7C" w14:textId="77777777" w:rsidR="00487328" w:rsidRPr="00487328" w:rsidRDefault="00487328" w:rsidP="0048732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ins w:id="1" w:author="Unknown">
        <w:r w:rsidRPr="00487328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</w:rPr>
          <w:t>Power Query</w:t>
        </w:r>
      </w:ins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br/>
        <w:t xml:space="preserve">Es una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tecnología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conexión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permite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detectar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conectar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combinar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y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refinar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distintos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orígenes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satisfacer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las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necesidades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análisis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71238B6B" w14:textId="0D6159E9" w:rsidR="00487328" w:rsidRDefault="00487328" w:rsidP="0048732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FD70D7">
        <w:rPr>
          <w:rFonts w:ascii="Roboto" w:eastAsia="Times New Roman" w:hAnsi="Roboto" w:cs="Times New Roman"/>
          <w:b/>
          <w:bCs/>
          <w:i/>
          <w:iCs/>
          <w:color w:val="FFC000"/>
          <w:sz w:val="21"/>
          <w:szCs w:val="21"/>
        </w:rPr>
        <w:lastRenderedPageBreak/>
        <w:t>¡</w:t>
      </w:r>
      <w:proofErr w:type="spellStart"/>
      <w:r w:rsidRPr="00FD70D7">
        <w:rPr>
          <w:rFonts w:ascii="Roboto" w:eastAsia="Times New Roman" w:hAnsi="Roboto" w:cs="Times New Roman"/>
          <w:b/>
          <w:bCs/>
          <w:i/>
          <w:iCs/>
          <w:color w:val="FFC000"/>
          <w:sz w:val="21"/>
          <w:szCs w:val="21"/>
        </w:rPr>
        <w:t>Qué</w:t>
      </w:r>
      <w:proofErr w:type="spellEnd"/>
      <w:r w:rsidRPr="00FD70D7">
        <w:rPr>
          <w:rFonts w:ascii="Roboto" w:eastAsia="Times New Roman" w:hAnsi="Roboto" w:cs="Times New Roman"/>
          <w:b/>
          <w:bCs/>
          <w:i/>
          <w:iCs/>
          <w:color w:val="FFC000"/>
          <w:sz w:val="21"/>
          <w:szCs w:val="21"/>
        </w:rPr>
        <w:t xml:space="preserve"> </w:t>
      </w:r>
      <w:proofErr w:type="spellStart"/>
      <w:r w:rsidRPr="00FD70D7">
        <w:rPr>
          <w:rFonts w:ascii="Roboto" w:eastAsia="Times New Roman" w:hAnsi="Roboto" w:cs="Times New Roman"/>
          <w:b/>
          <w:bCs/>
          <w:i/>
          <w:iCs/>
          <w:color w:val="FFC000"/>
          <w:sz w:val="21"/>
          <w:szCs w:val="21"/>
        </w:rPr>
        <w:t>hace</w:t>
      </w:r>
      <w:proofErr w:type="spellEnd"/>
      <w:r w:rsidRPr="00FD70D7">
        <w:rPr>
          <w:rFonts w:ascii="Roboto" w:eastAsia="Times New Roman" w:hAnsi="Roboto" w:cs="Times New Roman"/>
          <w:b/>
          <w:bCs/>
          <w:i/>
          <w:iCs/>
          <w:color w:val="FFC000"/>
          <w:sz w:val="21"/>
          <w:szCs w:val="21"/>
        </w:rPr>
        <w:t xml:space="preserve"> Power Query?</w:t>
      </w:r>
      <w:r w:rsidR="00FD70D7">
        <w:rPr>
          <w:rFonts w:ascii="Roboto" w:eastAsia="Times New Roman" w:hAnsi="Roboto" w:cs="Times New Roman"/>
          <w:color w:val="EFF3F8"/>
          <w:sz w:val="21"/>
          <w:szCs w:val="21"/>
        </w:rPr>
        <w:t xml:space="preserve"> ETL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br/>
      </w:r>
      <w:r w:rsidRPr="00487328">
        <w:rPr>
          <w:rFonts w:ascii="Times New Roman" w:eastAsia="Times New Roman" w:hAnsi="Times New Roman" w:cs="Times New Roman"/>
          <w:color w:val="EFF3F8"/>
          <w:sz w:val="21"/>
          <w:szCs w:val="21"/>
        </w:rPr>
        <w:t>●</w:t>
      </w:r>
      <w:r w:rsidRPr="00487328">
        <w:rPr>
          <w:rFonts w:ascii="Roboto" w:eastAsia="Times New Roman" w:hAnsi="Roboto" w:cs="Roboto"/>
          <w:color w:val="EFF3F8"/>
          <w:sz w:val="21"/>
          <w:szCs w:val="21"/>
        </w:rPr>
        <w:t> </w:t>
      </w:r>
      <w:proofErr w:type="spellStart"/>
      <w:r w:rsidRPr="00487328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Extrae</w:t>
      </w:r>
      <w:proofErr w:type="spellEnd"/>
      <w:r w:rsidRPr="00487328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: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 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Desde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prácticamente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cualquier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fuente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br/>
      </w:r>
      <w:r w:rsidRPr="00487328">
        <w:rPr>
          <w:rFonts w:ascii="Times New Roman" w:eastAsia="Times New Roman" w:hAnsi="Times New Roman" w:cs="Times New Roman"/>
          <w:color w:val="EFF3F8"/>
          <w:sz w:val="21"/>
          <w:szCs w:val="21"/>
        </w:rPr>
        <w:t>●</w:t>
      </w:r>
      <w:r w:rsidRPr="00487328">
        <w:rPr>
          <w:rFonts w:ascii="Roboto" w:eastAsia="Times New Roman" w:hAnsi="Roboto" w:cs="Roboto"/>
          <w:color w:val="EFF3F8"/>
          <w:sz w:val="21"/>
          <w:szCs w:val="21"/>
        </w:rPr>
        <w:t> </w:t>
      </w:r>
      <w:proofErr w:type="spellStart"/>
      <w:r w:rsidRPr="00487328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Transforma</w:t>
      </w:r>
      <w:proofErr w:type="spellEnd"/>
      <w:r w:rsidRPr="00487328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: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 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Desde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fusionar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combinar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limpiar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o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enriquecer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la data.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br/>
      </w:r>
      <w:r w:rsidRPr="00487328">
        <w:rPr>
          <w:rFonts w:ascii="Times New Roman" w:eastAsia="Times New Roman" w:hAnsi="Times New Roman" w:cs="Times New Roman"/>
          <w:color w:val="EFF3F8"/>
          <w:sz w:val="21"/>
          <w:szCs w:val="21"/>
        </w:rPr>
        <w:t>●</w:t>
      </w:r>
      <w:r w:rsidRPr="00487328">
        <w:rPr>
          <w:rFonts w:ascii="Roboto" w:eastAsia="Times New Roman" w:hAnsi="Roboto" w:cs="Roboto"/>
          <w:color w:val="EFF3F8"/>
          <w:sz w:val="21"/>
          <w:szCs w:val="21"/>
        </w:rPr>
        <w:t> </w:t>
      </w:r>
      <w:r w:rsidRPr="00487328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Carga: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 Los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su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posterior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análisis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Power BI.</w:t>
      </w:r>
    </w:p>
    <w:p w14:paraId="63197A9D" w14:textId="77777777" w:rsidR="00487328" w:rsidRPr="00487328" w:rsidRDefault="00487328" w:rsidP="0048732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</w:p>
    <w:p w14:paraId="53FE5D8B" w14:textId="77777777" w:rsidR="00FD70D7" w:rsidRDefault="00487328" w:rsidP="0048732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FD70D7">
        <w:rPr>
          <w:rFonts w:ascii="Roboto" w:eastAsia="Times New Roman" w:hAnsi="Roboto" w:cs="Times New Roman"/>
          <w:b/>
          <w:bCs/>
          <w:color w:val="FFC000"/>
          <w:sz w:val="21"/>
          <w:szCs w:val="21"/>
        </w:rPr>
        <w:t xml:space="preserve">Puntos a </w:t>
      </w:r>
      <w:proofErr w:type="spellStart"/>
      <w:r w:rsidRPr="00FD70D7">
        <w:rPr>
          <w:rFonts w:ascii="Roboto" w:eastAsia="Times New Roman" w:hAnsi="Roboto" w:cs="Times New Roman"/>
          <w:b/>
          <w:bCs/>
          <w:color w:val="FFC000"/>
          <w:sz w:val="21"/>
          <w:szCs w:val="21"/>
        </w:rPr>
        <w:t>considerar</w:t>
      </w:r>
      <w:proofErr w:type="spellEnd"/>
      <w:r w:rsidRPr="00FD70D7">
        <w:rPr>
          <w:rFonts w:ascii="Roboto" w:eastAsia="Times New Roman" w:hAnsi="Roboto" w:cs="Times New Roman"/>
          <w:b/>
          <w:bCs/>
          <w:color w:val="FFC000"/>
          <w:sz w:val="21"/>
          <w:szCs w:val="21"/>
        </w:rPr>
        <w:t>: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br/>
      </w:r>
      <w:r w:rsidRPr="00487328">
        <w:rPr>
          <w:rFonts w:ascii="Times New Roman" w:eastAsia="Times New Roman" w:hAnsi="Times New Roman" w:cs="Times New Roman"/>
          <w:color w:val="EFF3F8"/>
          <w:sz w:val="21"/>
          <w:szCs w:val="21"/>
        </w:rPr>
        <w:t>●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El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objetivo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del Power Query</w:t>
      </w:r>
      <w:r w:rsidRPr="00487328">
        <w:rPr>
          <w:rFonts w:ascii="Roboto" w:eastAsia="Times New Roman" w:hAnsi="Roboto" w:cs="Roboto"/>
          <w:color w:val="EFF3F8"/>
          <w:sz w:val="21"/>
          <w:szCs w:val="21"/>
        </w:rPr>
        <w:t> </w:t>
      </w:r>
      <w:ins w:id="2" w:author="Unknown"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es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obtener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datos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 de una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variedad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 de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fuentes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, y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prepararlos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 para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su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 posterior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análisis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.</w:t>
        </w:r>
      </w:ins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br/>
      </w:r>
      <w:r w:rsidRPr="00487328">
        <w:rPr>
          <w:rFonts w:ascii="Times New Roman" w:eastAsia="Times New Roman" w:hAnsi="Times New Roman" w:cs="Times New Roman"/>
          <w:color w:val="EFF3F8"/>
          <w:sz w:val="21"/>
          <w:szCs w:val="21"/>
        </w:rPr>
        <w:t>●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El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objetivo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esta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herramienta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 </w:t>
      </w:r>
      <w:ins w:id="3" w:author="Unknown"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no es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analizar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 xml:space="preserve"> los </w:t>
        </w:r>
        <w:proofErr w:type="spellStart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datos</w:t>
        </w:r>
        <w:proofErr w:type="spellEnd"/>
        <w:r w:rsidRPr="00487328">
          <w:rPr>
            <w:rFonts w:ascii="Roboto" w:eastAsia="Times New Roman" w:hAnsi="Roboto" w:cs="Times New Roman"/>
            <w:color w:val="EFF3F8"/>
            <w:sz w:val="21"/>
            <w:szCs w:val="21"/>
          </w:rPr>
          <w:t>.</w:t>
        </w:r>
      </w:ins>
    </w:p>
    <w:p w14:paraId="059AA04E" w14:textId="6AC2F358" w:rsidR="00487328" w:rsidRPr="00487328" w:rsidRDefault="00487328" w:rsidP="00487328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br/>
      </w:r>
      <w:r w:rsidRPr="00487328">
        <w:rPr>
          <w:rFonts w:ascii="Times New Roman" w:eastAsia="Times New Roman" w:hAnsi="Times New Roman" w:cs="Times New Roman"/>
          <w:color w:val="EFF3F8"/>
          <w:sz w:val="21"/>
          <w:szCs w:val="21"/>
        </w:rPr>
        <w:t>●</w:t>
      </w:r>
      <w:r w:rsidRPr="00487328">
        <w:rPr>
          <w:rFonts w:ascii="Roboto" w:eastAsia="Times New Roman" w:hAnsi="Roboto" w:cs="Roboto"/>
          <w:color w:val="EFF3F8"/>
          <w:sz w:val="21"/>
          <w:szCs w:val="21"/>
        </w:rPr>
        <w:t> </w:t>
      </w:r>
      <w:proofErr w:type="spellStart"/>
      <w:r w:rsidRPr="00487328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>Magia</w:t>
      </w:r>
      <w:proofErr w:type="spellEnd"/>
      <w:r w:rsidRPr="00487328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>:</w:t>
      </w:r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 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Colección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 pasos que se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realiza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llegar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a un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resultado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además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permite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retroceder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o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avanzar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sin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modificar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origen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. Similar al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proceso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realiza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un macro </w:t>
      </w:r>
      <w:proofErr w:type="spellStart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487328">
        <w:rPr>
          <w:rFonts w:ascii="Roboto" w:eastAsia="Times New Roman" w:hAnsi="Roboto" w:cs="Times New Roman"/>
          <w:color w:val="EFF3F8"/>
          <w:sz w:val="21"/>
          <w:szCs w:val="21"/>
        </w:rPr>
        <w:t xml:space="preserve"> Excel.</w:t>
      </w:r>
    </w:p>
    <w:p w14:paraId="4D928D3F" w14:textId="0A417C16" w:rsidR="00487328" w:rsidRDefault="00487328" w:rsidP="00487328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D421570" w14:textId="67B4149F" w:rsidR="00487328" w:rsidRDefault="00487328" w:rsidP="0048732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9FA39D" wp14:editId="13850124">
            <wp:extent cx="6858000" cy="160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0DA1" w14:textId="77777777" w:rsidR="00487328" w:rsidRDefault="00487328" w:rsidP="00487328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6CE4F3D" w14:textId="23071E45" w:rsidR="00487328" w:rsidRDefault="00D025A8" w:rsidP="00487328">
      <w:r>
        <w:rPr>
          <w:noProof/>
        </w:rPr>
        <w:drawing>
          <wp:inline distT="0" distB="0" distL="0" distR="0" wp14:anchorId="0784EA21" wp14:editId="1227FC4F">
            <wp:extent cx="6858000" cy="388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E1A5" w14:textId="40343CA2" w:rsidR="00346B94" w:rsidRDefault="0098005C" w:rsidP="008C38C2">
      <w:proofErr w:type="spellStart"/>
      <w:r>
        <w:t>Transformacion</w:t>
      </w:r>
      <w:proofErr w:type="spellEnd"/>
    </w:p>
    <w:p w14:paraId="2F06EE91" w14:textId="1D3E1C0F" w:rsidR="0098005C" w:rsidRDefault="0098005C" w:rsidP="0098005C">
      <w:pPr>
        <w:pStyle w:val="ListParagraph"/>
        <w:numPr>
          <w:ilvl w:val="0"/>
          <w:numId w:val="1"/>
        </w:numPr>
      </w:pPr>
      <w:proofErr w:type="spellStart"/>
      <w:r>
        <w:t>Cambiar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dato</w:t>
      </w:r>
      <w:proofErr w:type="spellEnd"/>
    </w:p>
    <w:p w14:paraId="72C737E0" w14:textId="08953B9F" w:rsidR="0098005C" w:rsidRDefault="0098005C" w:rsidP="0098005C">
      <w:pPr>
        <w:pStyle w:val="ListParagraph"/>
        <w:numPr>
          <w:ilvl w:val="0"/>
          <w:numId w:val="1"/>
        </w:numPr>
      </w:pPr>
      <w:proofErr w:type="spellStart"/>
      <w:r>
        <w:t>Dividir</w:t>
      </w:r>
      <w:proofErr w:type="spellEnd"/>
      <w:r>
        <w:t xml:space="preserve"> </w:t>
      </w:r>
      <w:proofErr w:type="spellStart"/>
      <w:r>
        <w:t>columnas</w:t>
      </w:r>
      <w:proofErr w:type="spellEnd"/>
    </w:p>
    <w:p w14:paraId="601D096B" w14:textId="6CAF01BF" w:rsidR="0098005C" w:rsidRDefault="0098005C" w:rsidP="0098005C">
      <w:pPr>
        <w:pStyle w:val="ListParagraph"/>
        <w:numPr>
          <w:ilvl w:val="0"/>
          <w:numId w:val="1"/>
        </w:numPr>
      </w:pPr>
      <w:proofErr w:type="spellStart"/>
      <w:r>
        <w:t>Reemplazar</w:t>
      </w:r>
      <w:proofErr w:type="spellEnd"/>
      <w:r>
        <w:t xml:space="preserve"> </w:t>
      </w:r>
      <w:proofErr w:type="spellStart"/>
      <w:r>
        <w:t>valores</w:t>
      </w:r>
      <w:proofErr w:type="spellEnd"/>
    </w:p>
    <w:p w14:paraId="10E2F7F2" w14:textId="3D01242D" w:rsidR="0098005C" w:rsidRDefault="0098005C" w:rsidP="0098005C">
      <w:pPr>
        <w:pStyle w:val="ListParagraph"/>
        <w:numPr>
          <w:ilvl w:val="0"/>
          <w:numId w:val="1"/>
        </w:numPr>
      </w:pPr>
      <w:proofErr w:type="spellStart"/>
      <w:r>
        <w:t>Agregar</w:t>
      </w:r>
      <w:proofErr w:type="spellEnd"/>
      <w:r>
        <w:t xml:space="preserve"> </w:t>
      </w:r>
      <w:proofErr w:type="spellStart"/>
      <w:r>
        <w:t>columnas</w:t>
      </w:r>
      <w:proofErr w:type="spellEnd"/>
    </w:p>
    <w:p w14:paraId="6FD5B001" w14:textId="5174D608" w:rsidR="0098005C" w:rsidRDefault="0098005C" w:rsidP="0098005C">
      <w:pPr>
        <w:pStyle w:val="ListParagraph"/>
        <w:numPr>
          <w:ilvl w:val="0"/>
          <w:numId w:val="1"/>
        </w:numPr>
      </w:pPr>
      <w:proofErr w:type="spellStart"/>
      <w:r>
        <w:lastRenderedPageBreak/>
        <w:t>Filtrar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0A43D3E4" w14:textId="7512CEE3" w:rsidR="0098005C" w:rsidRDefault="0098005C" w:rsidP="0098005C">
      <w:pPr>
        <w:pStyle w:val="ListParagraph"/>
        <w:numPr>
          <w:ilvl w:val="0"/>
          <w:numId w:val="1"/>
        </w:numPr>
      </w:pPr>
      <w:r>
        <w:t>Anear consulta</w:t>
      </w:r>
    </w:p>
    <w:p w14:paraId="6D97C503" w14:textId="2197562A" w:rsidR="0098005C" w:rsidRDefault="0098005C" w:rsidP="0098005C">
      <w:pPr>
        <w:pStyle w:val="ListParagraph"/>
        <w:numPr>
          <w:ilvl w:val="0"/>
          <w:numId w:val="1"/>
        </w:numPr>
      </w:pPr>
      <w:proofErr w:type="spellStart"/>
      <w:r>
        <w:t>Combinar</w:t>
      </w:r>
      <w:proofErr w:type="spellEnd"/>
      <w:r>
        <w:t xml:space="preserve"> </w:t>
      </w:r>
      <w:proofErr w:type="spellStart"/>
      <w:r>
        <w:t>consultas</w:t>
      </w:r>
      <w:proofErr w:type="spellEnd"/>
    </w:p>
    <w:p w14:paraId="45D13E15" w14:textId="11C8471B" w:rsidR="0098005C" w:rsidRDefault="0098005C" w:rsidP="0098005C">
      <w:pPr>
        <w:pStyle w:val="ListParagraph"/>
        <w:numPr>
          <w:ilvl w:val="0"/>
          <w:numId w:val="1"/>
        </w:numPr>
      </w:pPr>
      <w:proofErr w:type="spellStart"/>
      <w:r>
        <w:t>Combinar</w:t>
      </w:r>
      <w:proofErr w:type="spellEnd"/>
      <w:r>
        <w:t xml:space="preserve"> binaries</w:t>
      </w:r>
    </w:p>
    <w:p w14:paraId="4AE47A78" w14:textId="77777777" w:rsidR="0098005C" w:rsidRDefault="0098005C" w:rsidP="0098005C"/>
    <w:p w14:paraId="7094FE3E" w14:textId="726C96DC" w:rsidR="0098005C" w:rsidRDefault="0098005C" w:rsidP="0098005C">
      <w:proofErr w:type="spellStart"/>
      <w:r>
        <w:t>Errores</w:t>
      </w:r>
      <w:proofErr w:type="spellEnd"/>
      <w:r>
        <w:t xml:space="preserve"> </w:t>
      </w:r>
      <w:proofErr w:type="spellStart"/>
      <w:r>
        <w:t>comunes</w:t>
      </w:r>
      <w:proofErr w:type="spellEnd"/>
    </w:p>
    <w:p w14:paraId="2B7F20C6" w14:textId="0FAAC80B" w:rsidR="0098005C" w:rsidRDefault="0098005C" w:rsidP="0098005C">
      <w:pPr>
        <w:pStyle w:val="ListParagraph"/>
        <w:numPr>
          <w:ilvl w:val="0"/>
          <w:numId w:val="1"/>
        </w:numPr>
      </w:pPr>
      <w:r>
        <w:t xml:space="preserve">El valor negative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(</w:t>
      </w:r>
      <w:proofErr w:type="spellStart"/>
      <w:r>
        <w:t>numero</w:t>
      </w:r>
      <w:proofErr w:type="spellEnd"/>
      <w:r>
        <w:t>)</w:t>
      </w:r>
    </w:p>
    <w:p w14:paraId="25C9085E" w14:textId="7233CEB4" w:rsidR="0098005C" w:rsidRDefault="0098005C" w:rsidP="0098005C">
      <w:pPr>
        <w:pStyle w:val="ListParagraph"/>
        <w:numPr>
          <w:ilvl w:val="0"/>
          <w:numId w:val="1"/>
        </w:numPr>
      </w:pPr>
      <w:r>
        <w:t xml:space="preserve">La </w:t>
      </w:r>
      <w:proofErr w:type="spellStart"/>
      <w:r>
        <w:t>fecha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</w:t>
      </w:r>
      <w:proofErr w:type="spellStart"/>
      <w:r>
        <w:t>incorrecto</w:t>
      </w:r>
      <w:proofErr w:type="spellEnd"/>
    </w:p>
    <w:p w14:paraId="488DCF85" w14:textId="77777777" w:rsidR="0098005C" w:rsidRDefault="0098005C" w:rsidP="0098005C"/>
    <w:sectPr w:rsidR="0098005C" w:rsidSect="00346B9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A5E96"/>
    <w:multiLevelType w:val="hybridMultilevel"/>
    <w:tmpl w:val="A09286F6"/>
    <w:lvl w:ilvl="0" w:tplc="00DEB3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8C2"/>
    <w:rsid w:val="000C4BA4"/>
    <w:rsid w:val="001D5579"/>
    <w:rsid w:val="001E0EA5"/>
    <w:rsid w:val="00346B94"/>
    <w:rsid w:val="003A37D4"/>
    <w:rsid w:val="00487328"/>
    <w:rsid w:val="006B5E33"/>
    <w:rsid w:val="007646FE"/>
    <w:rsid w:val="008C38C2"/>
    <w:rsid w:val="0098005C"/>
    <w:rsid w:val="00B72BF5"/>
    <w:rsid w:val="00BE2CA3"/>
    <w:rsid w:val="00D025A8"/>
    <w:rsid w:val="00D11250"/>
    <w:rsid w:val="00DC081C"/>
    <w:rsid w:val="00EB248D"/>
    <w:rsid w:val="00FD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28AE1"/>
  <w15:chartTrackingRefBased/>
  <w15:docId w15:val="{E80A05E2-C908-4755-8477-2A625B366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C38C2"/>
    <w:rPr>
      <w:i/>
      <w:iCs/>
    </w:rPr>
  </w:style>
  <w:style w:type="character" w:styleId="Strong">
    <w:name w:val="Strong"/>
    <w:basedOn w:val="DefaultParagraphFont"/>
    <w:uiPriority w:val="22"/>
    <w:qFormat/>
    <w:rsid w:val="008C38C2"/>
    <w:rPr>
      <w:b/>
      <w:bCs/>
    </w:rPr>
  </w:style>
  <w:style w:type="table" w:styleId="TableGrid">
    <w:name w:val="Table Grid"/>
    <w:basedOn w:val="TableNormal"/>
    <w:uiPriority w:val="39"/>
    <w:rsid w:val="003A3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0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4</cp:revision>
  <dcterms:created xsi:type="dcterms:W3CDTF">2022-01-16T08:50:00Z</dcterms:created>
  <dcterms:modified xsi:type="dcterms:W3CDTF">2022-01-16T15:27:00Z</dcterms:modified>
</cp:coreProperties>
</file>